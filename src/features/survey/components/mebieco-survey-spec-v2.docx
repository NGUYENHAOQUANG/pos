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du="http://schemas.microsoft.com/office/word/2023/wordml/word16du" mc:Ignorable="w14 w15 wp14">
  <w:body>
    <w:p xmlns:wp14="http://schemas.microsoft.com/office/word/2010/wordml" w:rsidP="4885B4A8" w14:paraId="1FDBFBC2" wp14:textId="385567EE">
      <w:pPr>
        <w:spacing w:before="1200" w:after="0"/>
        <w:rPr>
          <w:rFonts w:ascii="Arial" w:hAnsi="Arial" w:eastAsia="Arial" w:cs="Arial"/>
          <w:b w:val="1"/>
          <w:bCs w:val="1"/>
          <w:i w:val="0"/>
          <w:iCs w:val="0"/>
          <w:color w:val="FD6900"/>
          <w:sz w:val="64"/>
          <w:szCs w:val="64"/>
        </w:rPr>
      </w:pP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FD6900"/>
          <w:sz w:val="64"/>
          <w:szCs w:val="64"/>
        </w:rPr>
        <w:t>MEBIECO</w:t>
      </w:r>
    </w:p>
    <w:p xmlns:wp14="http://schemas.microsoft.com/office/word/2010/wordml" w14:paraId="672A6659" wp14:textId="77777777">
      <w:pPr>
        <w:pBdr>
          <w:bottom w:val="single" w:color="FD6900" w:sz="10" w:space="1"/>
        </w:pBdr>
        <w:spacing w:before="6" w:after="0"/>
        <w:jc w:val="left"/>
      </w:pPr>
    </w:p>
    <w:p xmlns:wp14="http://schemas.microsoft.com/office/word/2010/wordml" w14:paraId="2FE60BF9" wp14:textId="77777777">
      <w:pPr>
        <w:spacing w:before="12" w:after="200"/>
      </w:pP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6"/>
          <w:szCs w:val="26"/>
          <w:lang w:val="en-US"/>
        </w:rPr>
        <w:t>Ứng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6"/>
          <w:szCs w:val="26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6"/>
          <w:szCs w:val="26"/>
          <w:lang w:val="en-US"/>
        </w:rPr>
        <w:t>dụng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6"/>
          <w:szCs w:val="26"/>
          <w:lang w:val="en-US"/>
        </w:rPr>
        <w:t xml:space="preserve"> Quản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6"/>
          <w:szCs w:val="26"/>
          <w:lang w:val="en-US"/>
        </w:rPr>
        <w:t>lý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6"/>
          <w:szCs w:val="26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6"/>
          <w:szCs w:val="26"/>
          <w:lang w:val="en-US"/>
        </w:rPr>
        <w:t>Nuôi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6"/>
          <w:szCs w:val="26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6"/>
          <w:szCs w:val="26"/>
          <w:lang w:val="en-US"/>
        </w:rPr>
        <w:t>Tôm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6"/>
          <w:szCs w:val="26"/>
          <w:lang w:val="en-US"/>
        </w:rPr>
        <w:t xml:space="preserve"> Thông Minh</w:t>
      </w:r>
    </w:p>
    <w:p xmlns:wp14="http://schemas.microsoft.com/office/word/2010/wordml" w14:paraId="448D29C0" wp14:textId="77777777">
      <w:pPr>
        <w:spacing w:before="200" w:after="4"/>
      </w:pPr>
      <w:r>
        <w:rPr>
          <w:rFonts w:ascii="Arial" w:hAnsi="Arial" w:eastAsia="Arial" w:cs="Arial"/>
          <w:b/>
          <w:bCs/>
          <w:i w:val="false"/>
          <w:iCs w:val="false"/>
          <w:color w:val="1A1A2E"/>
          <w:sz w:val="38"/>
          <w:szCs w:val="38"/>
        </w:rPr>
        <w:t xml:space="preserve">TÀI LIỆU NGHIỆP VỤ</w:t>
      </w:r>
    </w:p>
    <w:p xmlns:wp14="http://schemas.microsoft.com/office/word/2010/wordml" w14:paraId="75A4D63D" wp14:textId="77777777">
      <w:pPr>
        <w:spacing w:before="0" w:after="300"/>
      </w:pP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 xml:space="preserve">Onboarding Survey — Form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>Khảo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>Sát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>Khách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>Hàng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>Tiềm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>Năng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 xml:space="preserve"> (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>Có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>Phân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>Nhánh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4A4A6A"/>
          <w:sz w:val="23"/>
          <w:szCs w:val="23"/>
          <w:lang w:val="en-US"/>
        </w:rPr>
        <w:t>)</w:t>
      </w:r>
    </w:p>
    <w:tbl>
      <w:tblPr>
        <w:tblW w:w="48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60"/>
      </w:tblGrid>
      <w:tr xmlns:wp14="http://schemas.microsoft.com/office/word/2010/wordml" w:rsidTr="4885B4A8" w14:paraId="0BEA2B09" wp14:textId="77777777"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0424496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Phiên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bản</w:t>
            </w:r>
          </w:p>
        </w:tc>
        <w:tc>
          <w:tcPr>
            <w:tcW w:w="30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D622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v2.0</w:t>
            </w:r>
          </w:p>
        </w:tc>
      </w:tr>
      <w:tr xmlns:wp14="http://schemas.microsoft.com/office/word/2010/wordml" w:rsidTr="4885B4A8" w14:paraId="08AC5043" wp14:textId="77777777"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E0207B3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Ngày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cập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nhật</w:t>
            </w:r>
          </w:p>
        </w:tc>
        <w:tc>
          <w:tcPr>
            <w:tcW w:w="30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32268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22/4/2026</w:t>
            </w:r>
          </w:p>
        </w:tc>
      </w:tr>
      <w:tr xmlns:wp14="http://schemas.microsoft.com/office/word/2010/wordml" w:rsidTr="4885B4A8" w14:paraId="4D005AA0" wp14:textId="77777777"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8102367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Người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soạn</w:t>
            </w:r>
          </w:p>
        </w:tc>
        <w:tc>
          <w:tcPr>
            <w:tcW w:w="30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9E2443E" wp14:textId="598CB101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60DCBD75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Đoàn Chí Tân</w:t>
            </w:r>
          </w:p>
        </w:tc>
      </w:tr>
      <w:tr xmlns:wp14="http://schemas.microsoft.com/office/word/2010/wordml" w:rsidTr="4885B4A8" w14:paraId="44C1B2BD" wp14:textId="77777777"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BC90594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Đối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tượng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nhận</w:t>
            </w:r>
          </w:p>
        </w:tc>
        <w:tc>
          <w:tcPr>
            <w:tcW w:w="30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9D40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Dev / Designer / PM / Sales</w:t>
            </w:r>
          </w:p>
        </w:tc>
      </w:tr>
      <w:tr xmlns:wp14="http://schemas.microsoft.com/office/word/2010/wordml" w:rsidTr="4885B4A8" w14:paraId="21E56CE0" wp14:textId="77777777"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5F6F118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Trạng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thái</w:t>
            </w:r>
          </w:p>
        </w:tc>
        <w:tc>
          <w:tcPr>
            <w:tcW w:w="30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43E655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 xml:space="preserve">DRAFT —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>Chờ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 xml:space="preserve"> review</w:t>
            </w:r>
          </w:p>
        </w:tc>
      </w:tr>
    </w:tbl>
    <w:p xmlns:wp14="http://schemas.microsoft.com/office/word/2010/wordml" w14:paraId="0A37501D" wp14:textId="77777777">
      <w:r>
        <w:br/>
      </w:r>
    </w:p>
    <w:p xmlns:wp14="http://schemas.microsoft.com/office/word/2010/wordml" w:rsidP="4885B4A8" w14:paraId="73A57BFF" wp14:textId="77777777">
      <w:pPr>
        <w:pStyle w:val="Heading1"/>
        <w:pBdr>
          <w:bottom w:val="single" w:color="FD6900" w:sz="3" w:space="4"/>
        </w:pBdr>
        <w:spacing w:before="360" w:after="140"/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</w:pP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1.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Tổng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quan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dự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án</w:t>
      </w:r>
    </w:p>
    <w:p xmlns:wp14="http://schemas.microsoft.com/office/word/2010/wordml" w:rsidP="4885B4A8" w14:paraId="2FEA71E5" wp14:textId="77777777">
      <w:pPr>
        <w:pStyle w:val="Heading2"/>
        <w:spacing w:before="260" w:after="100"/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1.1 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Bối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cảnh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&amp;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Mục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tiêu</w:t>
      </w:r>
    </w:p>
    <w:p xmlns:wp14="http://schemas.microsoft.com/office/word/2010/wordml" w14:paraId="736CE47D" wp14:textId="77777777">
      <w:pPr>
        <w:spacing w:before="60" w:after="60"/>
      </w:pP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Sau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khi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người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dùng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hoàn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tất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màn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hình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Onboarding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giới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thiệu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ứng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dụng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Mebieco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,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hệ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thống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hiển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thị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một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form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khảo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sát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ngắn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.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Đây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là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cơ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hội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duy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nhất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để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thu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thập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thông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tin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khách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hàng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trong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bối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cảnh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người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dùng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vừa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tải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app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và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đang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có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động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lực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cao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nhất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.</w:t>
      </w:r>
    </w:p>
    <w:p xmlns:wp14="http://schemas.microsoft.com/office/word/2010/wordml" w14:paraId="5DAB6C7B" wp14:textId="77777777">
      <w:pPr>
        <w:spacing w:before="60" w:after="60"/>
      </w:pPr>
      <w:r/>
    </w:p>
    <w:p xmlns:wp14="http://schemas.microsoft.com/office/word/2010/wordml" w14:paraId="038FE7B1" wp14:textId="77777777">
      <w:pPr>
        <w:spacing w:before="60" w:after="60"/>
      </w:pP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1A1A2E"/>
          <w:sz w:val="20"/>
          <w:szCs w:val="20"/>
          <w:lang w:val="en-US"/>
        </w:rPr>
        <w:t>Mục</w:t>
      </w: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1A1A2E"/>
          <w:sz w:val="20"/>
          <w:szCs w:val="20"/>
          <w:lang w:val="en-US"/>
        </w:rPr>
        <w:t>tiêu</w:t>
      </w: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1A1A2E"/>
          <w:sz w:val="20"/>
          <w:szCs w:val="20"/>
          <w:lang w:val="en-US"/>
        </w:rPr>
        <w:t>cụ</w:t>
      </w: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1A1A2E"/>
          <w:sz w:val="20"/>
          <w:szCs w:val="20"/>
          <w:lang w:val="en-US"/>
        </w:rPr>
        <w:t>thể</w:t>
      </w: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1A1A2E"/>
          <w:sz w:val="20"/>
          <w:szCs w:val="20"/>
          <w:lang w:val="en-US"/>
        </w:rPr>
        <w:t>:</w:t>
      </w:r>
    </w:p>
    <w:p xmlns:wp14="http://schemas.microsoft.com/office/word/2010/wordml" w14:paraId="42A2E58F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Phân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loại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khách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hàng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tiềm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năng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(Lead Qualification):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xác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định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người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dùng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thuộc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nhóm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nào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để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ưu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tiên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tiếp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cận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đúng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đối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tượng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.</w:t>
      </w:r>
    </w:p>
    <w:p xmlns:wp14="http://schemas.microsoft.com/office/word/2010/wordml" w14:paraId="2C8957FE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Hiểu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pain point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của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từng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nhóm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: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đặt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câu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hỏi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phù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hợp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với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từng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đối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tượng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thay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vì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hỏi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chung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chung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.</w:t>
      </w:r>
    </w:p>
    <w:p xmlns:wp14="http://schemas.microsoft.com/office/word/2010/wordml" w14:paraId="15007B63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Thu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thập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thông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tin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liên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hệ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bắt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buộc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(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họ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tên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+ SĐT)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để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team Sales/Support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tiếp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cận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tư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vấn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.</w:t>
      </w:r>
    </w:p>
    <w:p xmlns:wp14="http://schemas.microsoft.com/office/word/2010/wordml" w14:paraId="7E6A080C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Cung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cấp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dữ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liệu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đầu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vào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hệ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thống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CRM,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phân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tích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người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dùng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và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cá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nhân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hóa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nội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dung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trong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app.</w:t>
      </w:r>
    </w:p>
    <w:p xmlns:wp14="http://schemas.microsoft.com/office/word/2010/wordml" w14:paraId="02EB378F" wp14:textId="77777777">
      <w:pPr>
        <w:spacing w:before="60" w:after="60"/>
      </w:pPr>
      <w:r/>
    </w:p>
    <w:p xmlns:wp14="http://schemas.microsoft.com/office/word/2010/wordml" w14:paraId="640639A9" wp14:textId="77777777">
      <w:pPr>
        <w:pStyle w:val="Heading2"/>
        <w:spacing w:before="260" w:after="100"/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1.2  Phân loại mức độ tiềm năng khách hàng</w:t>
      </w:r>
    </w:p>
    <w:p xmlns:wp14="http://schemas.microsoft.com/office/word/2010/wordml" w14:paraId="0691467D" wp14:textId="77777777">
      <w:pPr>
        <w:spacing w:before="60" w:after="60"/>
      </w:pP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Điều quan trọng cần làm rõ trong tài liệu này: người chưa nuôi tôm bao giờ KHÔNG phải là khách hàng tiềm năng cao nhất — đây là nhầm lẫn cần tránh trong chiến lược sales. Thứ tự ưu tiên chính xác như sau:</w:t>
      </w:r>
    </w:p>
    <w:p xmlns:wp14="http://schemas.microsoft.com/office/word/2010/wordml" w14:paraId="6A05A809" wp14:textId="77777777">
      <w:pPr>
        <w:spacing w:before="60" w:after="60"/>
      </w:pPr>
      <w:r/>
    </w:p>
    <w:tbl>
      <w:tblPr>
        <w:tblW w:w="9747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40"/>
        <w:gridCol w:w="1545"/>
        <w:gridCol w:w="1170"/>
        <w:gridCol w:w="4632"/>
      </w:tblGrid>
      <w:tr xmlns:wp14="http://schemas.microsoft.com/office/word/2010/wordml" w:rsidTr="4885B4A8" w14:paraId="74509D82" wp14:textId="77777777">
        <w:trPr>
          <w:tblHeader/>
        </w:trPr>
        <w:tc>
          <w:tcPr>
            <w:tcW w:w="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FC7B2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20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E7D9CE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Đối tượng</w:t>
            </w:r>
          </w:p>
        </w:tc>
        <w:tc>
          <w:tcPr>
            <w:tcW w:w="1545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AEC94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Mức độ tiềm năng</w:t>
            </w:r>
          </w:p>
        </w:tc>
        <w:tc>
          <w:tcPr>
            <w:tcW w:w="11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AA24C9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Điểm Lead</w:t>
            </w:r>
          </w:p>
        </w:tc>
        <w:tc>
          <w:tcPr>
            <w:tcW w:w="463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09FA2D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Hành động đề xuất của team Sales</w:t>
            </w:r>
          </w:p>
        </w:tc>
      </w:tr>
      <w:tr xmlns:wp14="http://schemas.microsoft.com/office/word/2010/wordml" w:rsidTr="4885B4A8" w14:paraId="6F7079EF" wp14:textId="77777777">
        <w:tc>
          <w:tcPr>
            <w:tcW w:w="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9841BE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w="20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931E9D4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—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ao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hoạt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động</w:t>
            </w:r>
          </w:p>
        </w:tc>
        <w:tc>
          <w:tcPr>
            <w:tcW w:w="1545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55938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7D32"/>
                <w:sz w:val="19"/>
                <w:szCs w:val="19"/>
              </w:rPr>
              <w:t xml:space="preserve">CAO NHẤT</w:t>
            </w:r>
          </w:p>
        </w:tc>
        <w:tc>
          <w:tcPr>
            <w:tcW w:w="11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</w:tcPr>
          <w:p w:rsidP="4885B4A8" w14:paraId="5942A693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en-US"/>
              </w:rPr>
              <w:t xml:space="preserve">100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en-US"/>
              </w:rPr>
              <w:t>điểm</w:t>
            </w:r>
          </w:p>
        </w:tc>
        <w:tc>
          <w:tcPr>
            <w:tcW w:w="463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8FABE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Người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thực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tế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cầu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ngay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lập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tức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Ưu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contact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trong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24h.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Đề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xuất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thử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premium.</w:t>
            </w:r>
          </w:p>
        </w:tc>
      </w:tr>
      <w:tr xmlns:wp14="http://schemas.microsoft.com/office/word/2010/wordml" w:rsidTr="4885B4A8" w14:paraId="191CB6C0" wp14:textId="77777777">
        <w:tc>
          <w:tcPr>
            <w:tcW w:w="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999B5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C85500"/>
                <w:sz w:val="19"/>
                <w:szCs w:val="19"/>
              </w:rPr>
              <w:t xml:space="preserve">2</w:t>
            </w:r>
          </w:p>
        </w:tc>
        <w:tc>
          <w:tcPr>
            <w:tcW w:w="20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85A9921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từng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hiện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tạm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ngưng</w:t>
            </w:r>
          </w:p>
        </w:tc>
        <w:tc>
          <w:tcPr>
            <w:tcW w:w="1545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639C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C85500"/>
                <w:sz w:val="19"/>
                <w:szCs w:val="19"/>
              </w:rPr>
              <w:t xml:space="preserve">CAO</w:t>
            </w:r>
          </w:p>
        </w:tc>
        <w:tc>
          <w:tcPr>
            <w:tcW w:w="11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</w:tcPr>
          <w:p w:rsidP="4885B4A8" w14:paraId="242DCD30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75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điểm</w:t>
            </w:r>
          </w:p>
        </w:tc>
        <w:tc>
          <w:tcPr>
            <w:tcW w:w="463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1106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kinh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nghiệm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tìm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do quay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Tập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trung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pain point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khiến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họ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ngưng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</w:tr>
      <w:tr xmlns:wp14="http://schemas.microsoft.com/office/word/2010/wordml" w:rsidTr="4885B4A8" w14:paraId="641E81CF" wp14:textId="77777777">
        <w:tc>
          <w:tcPr>
            <w:tcW w:w="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CD5EC4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57F17"/>
                <w:sz w:val="19"/>
                <w:szCs w:val="19"/>
              </w:rPr>
              <w:t xml:space="preserve">3</w:t>
            </w:r>
          </w:p>
        </w:tc>
        <w:tc>
          <w:tcPr>
            <w:tcW w:w="20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32AE2B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Chưa nuôi — đang chuẩn bị khởi nghiệp</w:t>
            </w:r>
          </w:p>
        </w:tc>
        <w:tc>
          <w:tcPr>
            <w:tcW w:w="1545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6BB64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57F17"/>
                <w:sz w:val="19"/>
                <w:szCs w:val="19"/>
              </w:rPr>
              <w:t xml:space="preserve">TRUNG BÌNH</w:t>
            </w:r>
          </w:p>
        </w:tc>
        <w:tc>
          <w:tcPr>
            <w:tcW w:w="11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</w:tcPr>
          <w:p w:rsidP="4885B4A8" w14:paraId="04FD11EA" wp14:textId="0574E20D">
            <w:pPr>
              <w:jc w:val="center"/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</w:pPr>
            <w:r w:rsidRPr="4885B4A8" w:rsidR="4BF55871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 xml:space="preserve">50 </w:t>
            </w:r>
            <w:r w:rsidRPr="4885B4A8" w:rsidR="4BF55871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>điểm</w:t>
            </w:r>
          </w:p>
        </w:tc>
        <w:tc>
          <w:tcPr>
            <w:tcW w:w="463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FB6F1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 ý định rõ ràng, cần thêm thông tin. Nurturing content phù hợp, contact trong 3 ngày.</w:t>
            </w:r>
          </w:p>
        </w:tc>
      </w:tr>
      <w:tr xmlns:wp14="http://schemas.microsoft.com/office/word/2010/wordml" w:rsidTr="4885B4A8" w14:paraId="068722BA" wp14:textId="77777777">
        <w:tc>
          <w:tcPr>
            <w:tcW w:w="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8DEE6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888899"/>
                <w:sz w:val="19"/>
                <w:szCs w:val="19"/>
              </w:rPr>
              <w:t xml:space="preserve">4</w:t>
            </w:r>
          </w:p>
        </w:tc>
        <w:tc>
          <w:tcPr>
            <w:tcW w:w="20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3026D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Chưa nuôi — đang tìm hiểu thông tin</w:t>
            </w:r>
          </w:p>
        </w:tc>
        <w:tc>
          <w:tcPr>
            <w:tcW w:w="1545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B8F25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888899"/>
                <w:sz w:val="19"/>
                <w:szCs w:val="19"/>
              </w:rPr>
              <w:t xml:space="preserve">THẤP</w:t>
            </w:r>
          </w:p>
        </w:tc>
        <w:tc>
          <w:tcPr>
            <w:tcW w:w="117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49D471" wp14:textId="77777777">
            <w:pPr>
              <w:jc w:val="center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888899"/>
                <w:sz w:val="19"/>
                <w:szCs w:val="19"/>
                <w:lang w:val="en-US"/>
              </w:rPr>
              <w:t>15 điểm</w:t>
            </w:r>
          </w:p>
        </w:tc>
        <w:tc>
          <w:tcPr>
            <w:tcW w:w="463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2B224D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Giai đoạn nhận thức, chưa có quyết định. Cung cấp tài liệu, theo dõi hành vi dài hạn.</w:t>
            </w:r>
          </w:p>
        </w:tc>
      </w:tr>
    </w:tbl>
    <w:p xmlns:wp14="http://schemas.microsoft.com/office/word/2010/wordml" w14:paraId="5A39BBE3" wp14:textId="77777777">
      <w:pPr>
        <w:spacing w:before="60" w:after="60"/>
      </w:pPr>
      <w:r/>
    </w:p>
    <w:p xmlns:wp14="http://schemas.microsoft.com/office/word/2010/wordml" w14:paraId="354A1D00" wp14:textId="77777777">
      <w:pPr>
        <w:spacing w:before="60" w:after="60"/>
      </w:pP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C85500"/>
          <w:sz w:val="20"/>
          <w:szCs w:val="20"/>
          <w:lang w:val="en-US"/>
        </w:rPr>
        <w:t xml:space="preserve">Lý </w:t>
      </w: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C85500"/>
          <w:sz w:val="20"/>
          <w:szCs w:val="20"/>
          <w:lang w:val="en-US"/>
        </w:rPr>
        <w:t>giải</w:t>
      </w: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C85500"/>
          <w:sz w:val="20"/>
          <w:szCs w:val="20"/>
          <w:lang w:val="en-US"/>
        </w:rPr>
        <w:t>:</w:t>
      </w:r>
    </w:p>
    <w:p xmlns:wp14="http://schemas.microsoft.com/office/word/2010/wordml" w14:paraId="20513C59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Người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đang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nuôi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: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Đây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là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người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dùng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có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cầu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thực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tế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ngay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lập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tức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.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Họ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đang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đối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mặt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với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vấn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đề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mà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Mebieco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giải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quyết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được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—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mỗi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ngày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không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dùng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app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là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mỗi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ngày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họ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chịu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thiệt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hại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có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thể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được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.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Tỷ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lệ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chuyển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đổi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thành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paying user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cao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nhất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.</w:t>
      </w:r>
    </w:p>
    <w:p xmlns:wp14="http://schemas.microsoft.com/office/word/2010/wordml" w14:paraId="6377C254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Người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đã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từng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nuôi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,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tạm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ngưng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: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Có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kinh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nghiệm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,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hiểu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giá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trị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của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giải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pháp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tốt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. Lý do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ngưng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thường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là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khó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khăn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kỹ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thuật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hoặc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kinh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tế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—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đây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là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cơ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hội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để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Mebieco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thể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hiện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lợi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thế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.</w:t>
      </w:r>
    </w:p>
    <w:p xmlns:wp14="http://schemas.microsoft.com/office/word/2010/wordml" w14:paraId="7A3BEE53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Người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đang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chuẩn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bị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khởi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nghiệp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: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Có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intent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rõ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ràng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nhưng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chưa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có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cầu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ngay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.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Cần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nurturing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trong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3–12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tháng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.</w:t>
      </w:r>
    </w:p>
    <w:p xmlns:wp14="http://schemas.microsoft.com/office/word/2010/wordml" w14:paraId="258EC088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Người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đang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tìm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hiểu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: Giai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đoạn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nhận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thức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,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chưa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có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kế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hoạch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cụ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thể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.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Đầu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tư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tư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vấn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cao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sẽ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không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hiệu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quả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—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phù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hợp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với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content marketing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tự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động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.</w:t>
      </w:r>
    </w:p>
    <w:p xmlns:wp14="http://schemas.microsoft.com/office/word/2010/wordml" w14:paraId="41C8F396" wp14:textId="77777777">
      <w:pPr>
        <w:spacing w:before="60" w:after="60"/>
      </w:pPr>
      <w:r/>
    </w:p>
    <w:p xmlns:wp14="http://schemas.microsoft.com/office/word/2010/wordml" w14:paraId="71C9A2E6" wp14:textId="77777777">
      <w:pPr>
        <w:pStyle w:val="Heading2"/>
        <w:spacing w:before="260" w:after="100"/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1.3  Nguyên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tắc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thiết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kế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form</w:t>
      </w:r>
    </w:p>
    <w:p xmlns:wp14="http://schemas.microsoft.com/office/word/2010/wordml" w:rsidP="4885B4A8" w14:paraId="0F027C61" wp14:textId="29913B6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A1A2E"/>
          <w:sz w:val="20"/>
          <w:szCs w:val="20"/>
          <w:lang w:val="en-US"/>
        </w:rPr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Tối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đa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8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câu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hỏi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mỗi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nhánh</w:t>
      </w:r>
      <w:r w:rsidRPr="4885B4A8" w:rsidR="4573039F">
        <w:rPr>
          <w:rFonts w:ascii="Arial" w:hAnsi="Arial" w:eastAsia="Arial" w:cs="Arial"/>
          <w:color w:val="1A1A2E"/>
          <w:sz w:val="20"/>
          <w:szCs w:val="20"/>
          <w:lang w:val="en-US"/>
        </w:rPr>
        <w:t>.</w:t>
      </w:r>
    </w:p>
    <w:p xmlns:wp14="http://schemas.microsoft.com/office/word/2010/wordml" w14:paraId="58EA59E9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Câu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hỏi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tự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nhiên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,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ngôn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ngữ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gần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gũi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,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không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tạo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cảm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giác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bị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"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khai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thác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"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thông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tin.</w:t>
      </w:r>
    </w:p>
    <w:p xmlns:wp14="http://schemas.microsoft.com/office/word/2010/wordml" w14:paraId="26676190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Phân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nhánh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thông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minh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: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Câu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1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xác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định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nhánh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A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hoặc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B.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Toàn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bộ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câu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hỏi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còn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lại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được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tùy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chỉnh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theo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nhánh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.</w:t>
      </w:r>
    </w:p>
    <w:p xmlns:wp14="http://schemas.microsoft.com/office/word/2010/wordml" w:rsidP="4885B4A8" w14:paraId="72A3D3EC" wp14:textId="70515220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Không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có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nút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"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Bỏ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qua" ở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bước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thập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thông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tin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liên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hệ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—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đây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là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mục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tiêu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cốt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lõi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của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form.</w:t>
      </w:r>
    </w:p>
    <w:p xmlns:wp14="http://schemas.microsoft.com/office/word/2010/wordml" w14:paraId="0D0B940D" wp14:textId="77777777">
      <w:r>
        <w:br/>
      </w:r>
    </w:p>
    <w:p xmlns:wp14="http://schemas.microsoft.com/office/word/2010/wordml" w:rsidP="4885B4A8" w14:paraId="719B8914" wp14:textId="77777777">
      <w:pPr>
        <w:pStyle w:val="Heading1"/>
        <w:pBdr>
          <w:bottom w:val="single" w:color="FD6900" w:sz="3" w:space="4"/>
        </w:pBdr>
        <w:spacing w:before="360" w:after="140"/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</w:pP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2.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Sơ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đồ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luồng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phân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nhánh</w:t>
      </w:r>
    </w:p>
    <w:p xmlns:wp14="http://schemas.microsoft.com/office/word/2010/wordml" w14:paraId="0F754304" wp14:textId="77777777">
      <w:pPr>
        <w:pStyle w:val="Heading2"/>
        <w:spacing w:before="260" w:after="100"/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2.1 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Câu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hỏi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phân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loại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—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Câu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1 (Branching Gate)</w:t>
      </w:r>
    </w:p>
    <w:p xmlns:wp14="http://schemas.microsoft.com/office/word/2010/wordml" w14:paraId="55099184" wp14:textId="77777777">
      <w:pPr>
        <w:spacing w:before="60" w:after="60"/>
      </w:pP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Câu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1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là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câu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then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chốt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.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Hệ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thống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dựa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vào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đáp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án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này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để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quyết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định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toàn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bộ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luồng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tiếp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theo.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Giao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diện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hiển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thị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4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lựa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chọn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tương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ứng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với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 xml:space="preserve"> 2 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nhánh</w:t>
      </w:r>
      <w:r w:rsidRPr="4885B4A8" w:rsidR="4885B4A8"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lang w:val="en-US"/>
        </w:rPr>
        <w:t>:</w:t>
      </w:r>
    </w:p>
    <w:p xmlns:wp14="http://schemas.microsoft.com/office/word/2010/wordml" w14:paraId="0E27B00A" wp14:textId="77777777">
      <w:pPr>
        <w:spacing w:before="60" w:after="6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000"/>
        <w:gridCol w:w="2826"/>
      </w:tblGrid>
      <w:tr xmlns:wp14="http://schemas.microsoft.com/office/word/2010/wordml" w:rsidTr="4885B4A8" w14:paraId="412276D1" wp14:textId="77777777">
        <w:trPr>
          <w:tblHeader/>
        </w:trPr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3ED0F8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Đáp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án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1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18A6A98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Mã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nhánh</w:t>
            </w:r>
          </w:p>
        </w:tc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9C5E241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Mức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tiềm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năng</w:t>
            </w:r>
          </w:p>
        </w:tc>
        <w:tc>
          <w:tcPr>
            <w:tcW w:w="2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179B4E0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Ghi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chú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xử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lý</w:t>
            </w:r>
          </w:p>
        </w:tc>
      </w:tr>
      <w:tr xmlns:wp14="http://schemas.microsoft.com/office/word/2010/wordml" w:rsidTr="4885B4A8" w14:paraId="27939854" wp14:textId="77777777"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5A5CF08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ao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tôm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5C528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7D32"/>
                <w:sz w:val="19"/>
                <w:szCs w:val="19"/>
              </w:rPr>
              <w:t xml:space="preserve">NHÁNH A</w:t>
            </w:r>
          </w:p>
        </w:tc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6EC216D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en-US"/>
              </w:rPr>
              <w:t xml:space="preserve">CAO NHẤT — 100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en-US"/>
              </w:rPr>
              <w:t>điểm</w:t>
            </w:r>
          </w:p>
        </w:tc>
        <w:tc>
          <w:tcPr>
            <w:tcW w:w="2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848444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Chuyển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sang flow A (7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tiếp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).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Gửi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alert sales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ngay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submit.</w:t>
            </w:r>
          </w:p>
        </w:tc>
      </w:tr>
      <w:tr xmlns:wp14="http://schemas.microsoft.com/office/word/2010/wordml" w:rsidTr="4885B4A8" w14:paraId="6030F251" wp14:textId="77777777"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7D685D1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từng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nhưng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hiện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tạm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ngưng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29B5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C85500"/>
                <w:sz w:val="19"/>
                <w:szCs w:val="19"/>
              </w:rPr>
              <w:t xml:space="preserve">NHÁNH A</w:t>
            </w:r>
          </w:p>
        </w:tc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8361029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CAO — 75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điểm</w:t>
            </w:r>
          </w:p>
        </w:tc>
        <w:tc>
          <w:tcPr>
            <w:tcW w:w="2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C265E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flow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A. Tag CRM: "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churned_farmer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".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Ưu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hỏi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do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ngưng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</w:tr>
      <w:tr xmlns:wp14="http://schemas.microsoft.com/office/word/2010/wordml" w:rsidTr="4885B4A8" w14:paraId="6854404F" wp14:textId="77777777"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8E5E4C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Chưa nuôi — đang lên kế hoạch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2FF07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57F17"/>
                <w:sz w:val="19"/>
                <w:szCs w:val="19"/>
              </w:rPr>
              <w:t xml:space="preserve">NHÁNH B</w:t>
            </w:r>
          </w:p>
        </w:tc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CB4363E" wp14:textId="075CEAB9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 xml:space="preserve">TRUNG BÌNH — </w:t>
            </w:r>
            <w:r w:rsidRPr="4885B4A8" w:rsidR="0E7D7DDB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>5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 xml:space="preserve">0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>điểm</w:t>
            </w:r>
          </w:p>
        </w:tc>
        <w:tc>
          <w:tcPr>
            <w:tcW w:w="2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487AE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Flow B. Tag CRM: "prospect_planning". Nurturing email 2 tuần/lần.</w:t>
            </w:r>
          </w:p>
        </w:tc>
      </w:tr>
      <w:tr xmlns:wp14="http://schemas.microsoft.com/office/word/2010/wordml" w:rsidTr="4885B4A8" w14:paraId="560F363F" wp14:textId="77777777"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F63D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Chưa nuôi — đang tìm hiểu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F3036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888899"/>
                <w:sz w:val="19"/>
                <w:szCs w:val="19"/>
              </w:rPr>
              <w:t xml:space="preserve">NHÁNH B</w:t>
            </w:r>
          </w:p>
        </w:tc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DB7C77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THẤP — 15 điểm</w:t>
            </w:r>
          </w:p>
        </w:tc>
        <w:tc>
          <w:tcPr>
            <w:tcW w:w="2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DE7A9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Flow B. Tag CRM: "prospect_awareness". Content marketing tự động.</w:t>
            </w:r>
          </w:p>
        </w:tc>
      </w:tr>
    </w:tbl>
    <w:p xmlns:wp14="http://schemas.microsoft.com/office/word/2010/wordml" w14:paraId="60061E4C" wp14:textId="77777777">
      <w:pPr>
        <w:spacing w:before="60" w:after="60"/>
      </w:pPr>
      <w:r/>
    </w:p>
    <w:p xmlns:wp14="http://schemas.microsoft.com/office/word/2010/wordml" w14:paraId="00E639BC" wp14:textId="77777777">
      <w:pPr>
        <w:pStyle w:val="Heading2"/>
        <w:spacing w:before="260" w:after="100"/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2.2  Mô tả luồng dạng văn bản (text-based flow diagram)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4885B4A8" w14:paraId="3405349B" wp14:textId="77777777"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006193" wp14:textId="77777777">
            <w:pPr>
              <w:spacing w:before="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CÂU 1: "Bạn đang ở giai đoạn nào trong hành trình nuôi tôm?"</w:t>
            </w:r>
          </w:p>
          <w:p w14:paraId="44EAFD9C" wp14:textId="77777777">
            <w:pPr>
              <w:spacing w:before="5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</w:r>
          </w:p>
          <w:p w14:paraId="729DAE43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├─ [Đang nuôi | Đã ngưng] ────────────────────► NHÁNH A</w:t>
            </w:r>
          </w:p>
          <w:p w14:paraId="7821093D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│     Câu A2: Quy mô ao (slider, 1–20+ ao)</w:t>
            </w:r>
          </w:p>
          <w:p w14:paraId="3194C125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│     Câu A3: Loại tôm đang nuôi (multi-select)</w:t>
            </w:r>
          </w:p>
          <w:p w14:paraId="69480BA5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│     Câu A4: Số năm kinh nghiệm (single-select)</w:t>
            </w:r>
          </w:p>
          <w:p w14:paraId="61796530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│     Câu A5: Khó khăn lớn nhất hiện tại (multi, tối đa 3)</w:t>
            </w:r>
          </w:p>
          <w:p w14:paraId="1F42C7DC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│     Câu A6: Công cụ quản lý ao hiện tại (single-select)</w:t>
            </w:r>
          </w:p>
          <w:p w14:paraId="16D84D8A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│     Câu A7: Tính năng mong muốn nhất trong Mebieco (single-select)</w:t>
            </w:r>
          </w:p>
          <w:p w14:paraId="72648187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│     Câu A8: Thông tin liên hệ (họ tên*, SĐT*, tỉnh/TP, ghi chú)</w:t>
            </w:r>
          </w:p>
          <w:p w14:paraId="5B5D412F" wp14:textId="77777777">
            <w:pPr>
              <w:spacing w:before="5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│</w:t>
            </w:r>
          </w:p>
          <w:p w14:paraId="5B5B92A0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└─ [Chuẩn bị | Đang tìm hiểu] ──────────────► NHÁNH B</w:t>
            </w:r>
          </w:p>
          <w:p w14:paraId="22E889F3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      Câu B2: Mục tiêu khi muốn nuôi tôm (single-select)</w:t>
            </w:r>
          </w:p>
          <w:p w14:paraId="4A9DC3CF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      Câu B3: Rào cản chưa bắt đầu được (multi-select)</w:t>
            </w:r>
          </w:p>
          <w:p w14:paraId="584D971E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      Câu B4: Vốn đầu tư dự kiến (single-select)</w:t>
            </w:r>
          </w:p>
          <w:p w14:paraId="64271120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      Câu B5: Thời gian dự kiến bắt đầu (single-select)</w:t>
            </w:r>
          </w:p>
          <w:p w14:paraId="291A5422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      Câu B6: Nhu cầu hỗ trợ từ Mebieco (multi-select)</w:t>
            </w:r>
          </w:p>
          <w:p w14:paraId="74AADEFC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      Câu B7: Nguồn tìm kiếm thông tin hiện tại (single-select)</w:t>
            </w:r>
          </w:p>
          <w:p w14:paraId="1160FAFE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      Câu B8: Thông tin liên hệ (họ tên*, SĐT*, tỉnh/TP, ghi chú)</w:t>
            </w:r>
          </w:p>
        </w:tc>
      </w:tr>
    </w:tbl>
    <w:p xmlns:wp14="http://schemas.microsoft.com/office/word/2010/wordml" w14:paraId="4B94D5A5" wp14:textId="77777777">
      <w:pPr>
        <w:spacing w:before="40" w:after="100"/>
      </w:pPr>
      <w:r/>
    </w:p>
    <w:p xmlns:wp14="http://schemas.microsoft.com/office/word/2010/wordml" w:rsidP="4885B4A8" w14:paraId="51048A0D" wp14:textId="77777777">
      <w:pPr>
        <w:pStyle w:val="Heading2"/>
        <w:spacing w:before="260" w:after="100"/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2.3  So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sánh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hai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nhánh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 xmlns:wp14="http://schemas.microsoft.com/office/word/2010/wordml" w:rsidTr="4885B4A8" w14:paraId="12BCA84E" wp14:textId="77777777">
        <w:trPr>
          <w:tblHeader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C2378B1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Tiêu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chí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so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sánh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7338D20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A —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Người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/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đã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từng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nuôi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CE010CE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B —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Người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chưa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ao</w:t>
            </w:r>
          </w:p>
        </w:tc>
      </w:tr>
      <w:tr xmlns:wp14="http://schemas.microsoft.com/office/word/2010/wordml" w:rsidTr="4885B4A8" w14:paraId="7BA7F833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7B3EF19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Tổng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số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hỏi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5CE014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8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gồm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phân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)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6CAA9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8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gồm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phân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4885B4A8" w14:paraId="10F766B6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858A994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Dữ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liệu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trọng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tâm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033DC9A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Quy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mô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loại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tôm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kinh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nghiệm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pain point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vận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hành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cụ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hiện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dùng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43A4983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Mục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tiêu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rào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cản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vốn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timeline,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cầu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học</w:t>
            </w:r>
          </w:p>
        </w:tc>
      </w:tr>
      <w:tr xmlns:wp14="http://schemas.microsoft.com/office/word/2010/wordml" w:rsidTr="4885B4A8" w14:paraId="02889BA2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E189C21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Mức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độ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tiềm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năng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3DD4B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en-US"/>
              </w:rPr>
              <w:t xml:space="preserve">CAO NHẤT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en-US"/>
              </w:rPr>
              <w:t>đến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en-US"/>
              </w:rPr>
              <w:t xml:space="preserve"> CAO (75–100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en-US"/>
              </w:rPr>
              <w:t>điểm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en-US"/>
              </w:rPr>
              <w:t>)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D8D4AB" wp14:textId="30CCB16A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 xml:space="preserve">TRUNG BÌNH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>đến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 xml:space="preserve"> THẤP (15–50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>điểm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4885B4A8" w14:paraId="45328385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8CBEE5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Hành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động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sau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submit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C08D6C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Alert sales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trong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24h.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Tặng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30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ngày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thử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premium.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2EBB9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Gửi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tài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liệu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khởi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nghiệp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miễn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phí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luồng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email nurturing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tự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động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</w:tr>
      <w:tr xmlns:wp14="http://schemas.microsoft.com/office/word/2010/wordml" w:rsidTr="4885B4A8" w14:paraId="7E4A3952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BE118E7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CTA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trên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màn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hình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liên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hệ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BF994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"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Để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đội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ngũ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Mebieco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tư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vấn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hỗ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kỹ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thuật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…"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B2D1A4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"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Mebieco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gửi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bộ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tài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liệu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khởi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nghiệp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tôm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miễn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phí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…"</w:t>
            </w:r>
          </w:p>
        </w:tc>
      </w:tr>
      <w:tr xmlns:wp14="http://schemas.microsoft.com/office/word/2010/wordml" w:rsidTr="4885B4A8" w14:paraId="4ED55AD7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1186BF0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Màn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hình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cảm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ơn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DC19CE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"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Đội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ngũ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liên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hệ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trong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thời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gian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sớm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!"</w:t>
            </w:r>
          </w:p>
        </w:tc>
        <w:tc>
          <w:tcPr>
            <w:tcW w:w="341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01D1C4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"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Đội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ngũ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liên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hệ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gửi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tài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liệu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khởi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nghiệp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miễn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phí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sớm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!"</w:t>
            </w:r>
          </w:p>
        </w:tc>
      </w:tr>
    </w:tbl>
    <w:p xmlns:wp14="http://schemas.microsoft.com/office/word/2010/wordml" w14:paraId="3DEEC669" wp14:textId="77777777">
      <w:pPr>
        <w:spacing w:before="60" w:after="60"/>
      </w:pPr>
      <w:r/>
    </w:p>
    <w:p xmlns:wp14="http://schemas.microsoft.com/office/word/2010/wordml" w14:paraId="3656B9AB" wp14:textId="77777777">
      <w:r>
        <w:br/>
      </w:r>
    </w:p>
    <w:p xmlns:wp14="http://schemas.microsoft.com/office/word/2010/wordml" w:rsidP="4885B4A8" w14:paraId="164E6C99" wp14:textId="77777777">
      <w:pPr>
        <w:pStyle w:val="Heading1"/>
        <w:pBdr>
          <w:bottom w:val="single" w:color="FD6900" w:sz="3" w:space="4"/>
        </w:pBdr>
        <w:spacing w:before="360" w:after="140"/>
      </w:pP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3. Chi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tiết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câu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hỏi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—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Nhánh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A (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Người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đang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/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đã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từng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nuôi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tôm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900"/>
        <w:gridCol w:w="3000"/>
        <w:gridCol w:w="1100"/>
        <w:gridCol w:w="1000"/>
        <w:gridCol w:w="1646"/>
      </w:tblGrid>
      <w:tr xmlns:wp14="http://schemas.microsoft.com/office/word/2010/wordml" w:rsidTr="4885B4A8" w14:paraId="19932FD0" wp14:textId="77777777">
        <w:trPr>
          <w:tblHeader/>
        </w:trPr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AE0C7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1040522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hỏi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328D45B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Các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đáp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án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AD3AD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Kiểu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input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905F23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Bắt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buộc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?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F8388C9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Mục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tiêu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thu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thập</w:t>
            </w:r>
          </w:p>
        </w:tc>
      </w:tr>
      <w:tr xmlns:wp14="http://schemas.microsoft.com/office/word/2010/wordml" w:rsidTr="4885B4A8" w14:paraId="78ED2BA1" wp14:textId="77777777"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96823B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A1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F9ABC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ở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giai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đoạn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trong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hành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trình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tôm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83A4083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ao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và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tôm</w:t>
            </w:r>
          </w:p>
          <w:p w:rsidP="4885B4A8" w14:paraId="2CF7A427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từng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nhưng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hiện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tạm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ngưng</w:t>
            </w:r>
          </w:p>
          <w:p w14:paraId="0482B78E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[+ 2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đáp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dẫn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sang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B]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874FFD0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Single-select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Branching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F1B9116" wp14:textId="77777777">
            <w:pPr>
              <w:spacing w:before="0" w:after="0"/>
              <w:jc w:val="center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82973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Phân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loại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, lead scoring</w:t>
            </w:r>
          </w:p>
        </w:tc>
      </w:tr>
      <w:tr xmlns:wp14="http://schemas.microsoft.com/office/word/2010/wordml" w:rsidTr="4885B4A8" w14:paraId="2A0D0426" wp14:textId="77777777"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959094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A2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E07B8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Ao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của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quy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mô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khoảng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bao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nhiêu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ao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ED6E3B3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Slider: 1 → 20+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ao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. Default: 3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ao</w:t>
            </w:r>
          </w:p>
          <w:p w:rsidP="4885B4A8" w14:paraId="32D19C2B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Hiển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thị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label: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Nhỏ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lẻ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/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Vừa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/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Lớn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/ Công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nghiệp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CA27B57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Range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slider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9C5254" wp14:textId="77777777">
            <w:pPr>
              <w:spacing w:before="0" w:after="0"/>
              <w:jc w:val="center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*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0540966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Quy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mô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trang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trại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→ segment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khách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hàng</w:t>
            </w:r>
          </w:p>
        </w:tc>
      </w:tr>
      <w:tr xmlns:wp14="http://schemas.microsoft.com/office/word/2010/wordml" w:rsidTr="4885B4A8" w14:paraId="0A5C2DD5" wp14:textId="77777777"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04E555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A3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9F16D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loại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tôm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?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nhiều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)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9FFAA08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Tôm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thẻ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chân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trắng</w:t>
            </w:r>
          </w:p>
          <w:p w:rsidP="4885B4A8" w14:paraId="0EAE9247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Tôm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sú</w:t>
            </w:r>
          </w:p>
          <w:p w:rsidP="4885B4A8" w14:paraId="6A6CBE36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Tôm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càng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xanh</w:t>
            </w:r>
          </w:p>
          <w:p w:rsidP="4885B4A8" w14:paraId="055584C9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Loại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tôm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khác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53A8178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Multi-select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4C21C82" wp14:textId="77777777">
            <w:pPr>
              <w:spacing w:before="0" w:after="0"/>
              <w:jc w:val="center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9977724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Phân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loại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sản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phẩm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→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gợi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ý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nội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dung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phù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hợp</w:t>
            </w:r>
          </w:p>
        </w:tc>
      </w:tr>
      <w:tr xmlns:wp14="http://schemas.microsoft.com/office/word/2010/wordml" w:rsidTr="4885B4A8" w14:paraId="12939CFD" wp14:textId="77777777"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139643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A4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6411D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tôm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được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bao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5FB1640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Dưới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1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năm</w:t>
            </w:r>
          </w:p>
          <w:p w:rsidP="4885B4A8" w14:paraId="620C8AD2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1 – 3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năm</w:t>
            </w:r>
          </w:p>
          <w:p w:rsidP="4885B4A8" w14:paraId="45E4C77F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3 – 7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năm</w:t>
            </w:r>
          </w:p>
          <w:p w:rsidP="4885B4A8" w14:paraId="2AF7C18B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Trên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7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năm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FD3675F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Single-select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94061AD" wp14:textId="77777777">
            <w:pPr>
              <w:spacing w:before="0" w:after="0"/>
              <w:jc w:val="center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DEF575A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Kinh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nghiệm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→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điều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chỉnh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mức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độ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tư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vấn</w:t>
            </w:r>
          </w:p>
        </w:tc>
      </w:tr>
      <w:tr xmlns:wp14="http://schemas.microsoft.com/office/word/2010/wordml" w:rsidTr="4885B4A8" w14:paraId="74ADFA72" wp14:textId="77777777"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1F3AB4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A5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AE9589B" wp14:textId="2165EF7E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khăn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lớn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gặp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phải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E6F1BAE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Theo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dõi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lượng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nước</w:t>
            </w:r>
          </w:p>
          <w:p w:rsidP="4885B4A8" w14:paraId="398E2B19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Phát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hiện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&amp;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xử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lý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dịch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bệnh</w:t>
            </w:r>
          </w:p>
          <w:p w:rsidP="4885B4A8" w14:paraId="0C4A4240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Chi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phí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thức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ăn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&amp;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vật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tư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tăng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cao</w:t>
            </w:r>
          </w:p>
          <w:p w:rsidP="4885B4A8" w14:paraId="30626F72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Thiếu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lao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động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kỹ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thuật</w:t>
            </w:r>
          </w:p>
          <w:p w:rsidP="4885B4A8" w14:paraId="39070FB9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Tìm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đầu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ra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giá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bán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bấp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bênh</w:t>
            </w:r>
          </w:p>
          <w:p w:rsidP="4885B4A8" w14:paraId="347261D0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Ghi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chép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nhật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ký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ao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thủ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công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5B0C861" wp14:textId="3C155B5A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Multi-select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 xml:space="preserve"> 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B51C878" wp14:textId="77777777">
            <w:pPr>
              <w:spacing w:before="0" w:after="0"/>
              <w:jc w:val="center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FF3783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Pain point →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ưu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tiên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tính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năng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giới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thiệu</w:t>
            </w:r>
          </w:p>
        </w:tc>
      </w:tr>
      <w:tr xmlns:wp14="http://schemas.microsoft.com/office/word/2010/wordml" w:rsidTr="4885B4A8" w14:paraId="62BFE647" wp14:textId="77777777"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42053C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A6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609F20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Hiện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cụ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gì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để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quản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ao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02BC770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Ghi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tay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/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sổ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nhật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ký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giấy</w:t>
            </w:r>
          </w:p>
          <w:p w:rsidP="4885B4A8" w14:paraId="036CD2FA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 xml:space="preserve">Excel /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>Google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>Sheets</w:t>
            </w:r>
          </w:p>
          <w:p w:rsidP="4885B4A8" w14:paraId="104C41D7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Ứng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dụng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di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động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khác</w:t>
            </w:r>
          </w:p>
          <w:p w:rsidP="4885B4A8" w14:paraId="475E222A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Chưa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dùng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cụ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gì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A150944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Single-select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B3D49D8" wp14:textId="77777777">
            <w:pPr>
              <w:spacing w:before="0" w:after="0"/>
              <w:jc w:val="center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D55BF9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Hiểu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mức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độ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số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hóa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→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điều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chỉnh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cách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onboard</w:t>
            </w:r>
          </w:p>
        </w:tc>
      </w:tr>
      <w:tr xmlns:wp14="http://schemas.microsoft.com/office/word/2010/wordml" w:rsidTr="4885B4A8" w14:paraId="6B1AC5C3" wp14:textId="77777777"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E5D60D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A7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CACFF9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Tính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năng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trong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Mebieco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cảm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thấy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hữu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ích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575D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Cảnh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báo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dịch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bệnh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sớm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bằng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AI</w:t>
            </w:r>
          </w:p>
          <w:p w:rsidP="4885B4A8" w14:paraId="4CF44206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Giám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sát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lượng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nước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tự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động</w:t>
            </w:r>
          </w:p>
          <w:p w:rsidP="4885B4A8" w14:paraId="363D1CD9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Nhật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ký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ao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minh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&amp;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lịch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ăn</w:t>
            </w:r>
          </w:p>
          <w:p w:rsidP="4885B4A8" w14:paraId="2D35C256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Báo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cáo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hiệu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quả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&amp; chi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phí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vụ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nuôi</w:t>
            </w:r>
          </w:p>
          <w:p w:rsidP="4885B4A8" w14:paraId="674919DE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Kết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nối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mua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bán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với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thương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lái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53273F9" wp14:textId="2AF513E0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Multi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-s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elect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8B83BB3" wp14:textId="77777777">
            <w:pPr>
              <w:spacing w:before="0" w:after="0"/>
              <w:jc w:val="center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F7803C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Tính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năng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ưu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tiên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→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cá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nhân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hóa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màn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hình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home</w:t>
            </w:r>
          </w:p>
        </w:tc>
      </w:tr>
      <w:tr xmlns:wp14="http://schemas.microsoft.com/office/word/2010/wordml" w:rsidTr="4885B4A8" w14:paraId="28079C98" wp14:textId="77777777"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BA74FC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A8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A0174D0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Thông tin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liên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hệ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7F15C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Họ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và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[*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bắt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buộc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]</w:t>
            </w:r>
          </w:p>
          <w:p w14:paraId="51853488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Số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điện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thoại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[*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bắt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buộc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]</w:t>
            </w:r>
          </w:p>
          <w:p w14:paraId="7E918280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Tỉnh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/TP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[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tùy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]</w:t>
            </w:r>
          </w:p>
          <w:p w14:paraId="18DA2CCD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Ghi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chú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thêm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[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tùy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]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65675BA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Text / Tel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Textarea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776D88" wp14:textId="77777777">
            <w:pPr>
              <w:spacing w:before="0" w:after="0"/>
              <w:jc w:val="center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họ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+ SĐT)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8CA8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CRM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lead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nút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bỏ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qua.</w:t>
            </w:r>
          </w:p>
        </w:tc>
      </w:tr>
    </w:tbl>
    <w:p xmlns:wp14="http://schemas.microsoft.com/office/word/2010/wordml" w14:paraId="45FB0818" wp14:textId="77777777">
      <w:pPr>
        <w:spacing w:before="60" w:after="60"/>
      </w:pPr>
      <w:r/>
    </w:p>
    <w:p xmlns:wp14="http://schemas.microsoft.com/office/word/2010/wordml" w14:paraId="049F31CB" wp14:textId="77777777">
      <w:r>
        <w:br/>
      </w:r>
    </w:p>
    <w:p xmlns:wp14="http://schemas.microsoft.com/office/word/2010/wordml" w:rsidP="4885B4A8" w14:paraId="584CE90B" wp14:textId="77777777">
      <w:pPr>
        <w:pStyle w:val="Heading1"/>
        <w:pBdr>
          <w:bottom w:val="single" w:color="FD6900" w:sz="3" w:space="4"/>
        </w:pBdr>
        <w:spacing w:before="360" w:after="140"/>
      </w:pP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4. Chi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tiết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câu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hỏi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—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Nhánh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B (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Người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chưa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có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ao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900"/>
        <w:gridCol w:w="3000"/>
        <w:gridCol w:w="1100"/>
        <w:gridCol w:w="1000"/>
        <w:gridCol w:w="1646"/>
      </w:tblGrid>
      <w:tr xmlns:wp14="http://schemas.microsoft.com/office/word/2010/wordml" w:rsidTr="4885B4A8" w14:paraId="3AF02149" wp14:textId="77777777">
        <w:trPr>
          <w:tblHeader/>
          <w:trHeight w:val="300"/>
        </w:trPr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A645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FFF02D2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hỏi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06420F5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Các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đáp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án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587005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Kiểu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input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C3467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Bắt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buộc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?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739E960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Mục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tiêu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thu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thập</w:t>
            </w:r>
          </w:p>
        </w:tc>
      </w:tr>
      <w:tr xmlns:wp14="http://schemas.microsoft.com/office/word/2010/wordml" w:rsidTr="4885B4A8" w14:paraId="164F4552" wp14:textId="77777777">
        <w:trPr>
          <w:trHeight w:val="300"/>
        </w:trPr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B78038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B1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27806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 đang ở giai đoạn nào trong hành trình nuôi tôm?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3B2FCB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Chưa nuôi — đang lên kế hoạch khởi nghiệp</w:t>
            </w:r>
          </w:p>
          <w:p w14:paraId="675FFEA8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Chưa nuôi — đang tìm hiểu thông tin</w:t>
            </w:r>
          </w:p>
          <w:p w14:paraId="3935FCEB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[+ 2 đáp án dẫn sang nhánh A]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D7C2473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Single-select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Branching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7EA6BE" wp14:textId="77777777">
            <w:pPr>
              <w:spacing w:before="0" w:after="0"/>
              <w:jc w:val="center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C0F3A4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Phân loại nhánh, lead scoring</w:t>
            </w:r>
          </w:p>
        </w:tc>
      </w:tr>
      <w:tr xmlns:wp14="http://schemas.microsoft.com/office/word/2010/wordml" w:rsidTr="4885B4A8" w14:paraId="140B6D3C" wp14:textId="77777777">
        <w:trPr>
          <w:trHeight w:val="300"/>
        </w:trPr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076B55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B2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0568C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Điều gì khiến bạn quan tâm đến nghề nuôi tôm?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7068AF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Muốn khởi nghiệp, tạo nguồn thu nhập chính</w:t>
            </w:r>
          </w:p>
          <w:p w14:paraId="62457E4B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Tìm thêm thu nhập bên cạnh công việc hiện tại</w:t>
            </w:r>
          </w:p>
          <w:p w14:paraId="36F99D13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Kế thừa hoặc mở rộng trang trại gia đình</w:t>
            </w:r>
          </w:p>
          <w:p w14:paraId="2F923C1C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Đang nghiên cứu thị trường, chưa quyết định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20CA09F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Single-select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1E8A66" wp14:textId="77777777">
            <w:pPr>
              <w:spacing w:before="0" w:after="0"/>
              <w:jc w:val="center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62529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Động lực → phân loại mức độ ý định mua</w:t>
            </w:r>
          </w:p>
        </w:tc>
      </w:tr>
      <w:tr xmlns:wp14="http://schemas.microsoft.com/office/word/2010/wordml" w:rsidTr="4885B4A8" w14:paraId="61A348F1" wp14:textId="77777777">
        <w:trPr>
          <w:trHeight w:val="300"/>
        </w:trPr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63D880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B3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8AB80F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Điều gì đang khiến bạn chưa bắt đầu? (chọn nhiều)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FFECB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Thiếu vốn đầu tư ban đầu</w:t>
            </w:r>
          </w:p>
          <w:p w14:paraId="37869395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Thiếu kiến thức kỹ thuật nuôi tôm</w:t>
            </w:r>
          </w:p>
          <w:p w14:paraId="626E23CB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Chưa có đất hoặc mặt bằng ao</w:t>
            </w:r>
          </w:p>
          <w:p w14:paraId="6F279C04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Lo ngại rủi ro giá cả, thị trường</w:t>
            </w:r>
          </w:p>
          <w:p w14:paraId="6EFB51FB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Chưa tìm được người hướng dẫn kinh nghiệm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D50B48C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Multi-select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B4E735" wp14:textId="77777777">
            <w:pPr>
              <w:spacing w:before="0" w:after="0"/>
              <w:jc w:val="center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65B2C3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Rào cản → nội dung hỗ trợ phù hợp</w:t>
            </w:r>
          </w:p>
        </w:tc>
      </w:tr>
      <w:tr xmlns:wp14="http://schemas.microsoft.com/office/word/2010/wordml" w:rsidTr="4885B4A8" w14:paraId="582DDC7B" wp14:textId="77777777">
        <w:trPr>
          <w:trHeight w:val="300"/>
        </w:trPr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08E5E4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B4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D92C79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 dự kiến có thể đầu tư khoảng bao nhiêu vốn ban đầu?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5AEC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Dưới 100 triệu đồng</w:t>
            </w:r>
          </w:p>
          <w:p w14:paraId="23EE819E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100 – 500 triệu đồng</w:t>
            </w:r>
          </w:p>
          <w:p w14:paraId="24F37BD7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500 triệu – 1 tỷ đồng</w:t>
            </w:r>
          </w:p>
          <w:p w14:paraId="1D333159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Trên 1 tỷ đồng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62ABEDD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Single-select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0C05A0" wp14:textId="77777777">
            <w:pPr>
              <w:spacing w:before="0" w:after="0"/>
              <w:jc w:val="center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F032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Phân khúc đầu tư → tư vấn quy mô ao phù hợp</w:t>
            </w:r>
          </w:p>
        </w:tc>
      </w:tr>
      <w:tr xmlns:wp14="http://schemas.microsoft.com/office/word/2010/wordml" w:rsidTr="4885B4A8" w14:paraId="1D762A07" wp14:textId="77777777">
        <w:trPr>
          <w:trHeight w:val="300"/>
        </w:trPr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2E56A0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B5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69D233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 dự kiến bắt đầu nuôi tôm trong bao lâu nữa?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1B296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Trong 3 tháng tới</w:t>
            </w:r>
          </w:p>
          <w:p w14:paraId="1C0F9E8D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3 – 6 tháng tới</w:t>
            </w:r>
          </w:p>
          <w:p w:rsidP="4885B4A8" w14:paraId="36EE2254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6 – 12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tháng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tới</w:t>
            </w:r>
          </w:p>
          <w:p w:rsidP="4885B4A8" w14:paraId="72C35F18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Chưa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xác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định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được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thời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điểm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7E737E2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Single-select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2921DEE" wp14:textId="77777777">
            <w:pPr>
              <w:spacing w:before="0" w:after="0"/>
              <w:jc w:val="center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BC6C00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Timeline →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tần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suất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nurturing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phù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hợp</w:t>
            </w:r>
          </w:p>
        </w:tc>
      </w:tr>
      <w:tr xmlns:wp14="http://schemas.microsoft.com/office/word/2010/wordml" w:rsidTr="4885B4A8" w14:paraId="32B93822" wp14:textId="77777777">
        <w:trPr>
          <w:trHeight w:val="300"/>
        </w:trPr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1A5792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B6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874F12F" wp14:textId="65546AFB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muốn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Mebieco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hỗ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điều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gì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? 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FF957CA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Cung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cấp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tài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liệu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kỹ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thuật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tôm</w:t>
            </w:r>
          </w:p>
          <w:p w:rsidP="4885B4A8" w14:paraId="19B50812" wp14:textId="77777777">
            <w:pPr>
              <w:spacing w:before="4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Tư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vấn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lập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kế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hoạch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đầu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tư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ban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đầu</w:t>
            </w:r>
          </w:p>
          <w:p w14:paraId="33EC0B34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Kết nối với chuyên gia / người nuôi kinh nghiệm</w:t>
            </w:r>
          </w:p>
          <w:p w14:paraId="63A858C1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Hướng dẫn chọn giống tôm &amp; thiết bị ao</w:t>
            </w:r>
          </w:p>
          <w:p w14:paraId="6883575A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Công cụ quản lý ao ngay từ vụ đầu tiên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0DDD848" wp14:textId="528947E6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ins w:author="Bùi Thị Thanh Hoa - Lead Business Analyst" w:date="2026-04-22T07:16:26.724Z" w16du:dateUtc="2026-04-22T07:16:26.724Z" w:id="1104184072">
              <w:r w:rsidRPr="4885B4A8" w:rsidR="29120868">
                <w:rPr>
                  <w:rFonts w:ascii="Arial" w:hAnsi="Arial" w:eastAsia="Arial" w:cs="Arial"/>
                  <w:b w:val="0"/>
                  <w:bCs w:val="0"/>
                  <w:color w:val="888899"/>
                  <w:sz w:val="19"/>
                  <w:szCs w:val="19"/>
                  <w:lang w:val="vi-VN"/>
                </w:rPr>
                <w:t>M</w:t>
              </w:r>
              <w:r w:rsidRPr="4885B4A8" w:rsidR="29120868">
                <w:rPr>
                  <w:rFonts w:ascii="Arial" w:hAnsi="Arial" w:eastAsia="Arial" w:cs="Arial"/>
                  <w:b w:val="0"/>
                  <w:bCs w:val="0"/>
                  <w:color w:val="888899"/>
                  <w:sz w:val="19"/>
                  <w:szCs w:val="19"/>
                  <w:lang w:val="vi-VN"/>
                </w:rPr>
                <w:t>ulti</w:t>
              </w:r>
            </w:ins>
            <w:r w:rsidRPr="4885B4A8" w:rsidR="2912086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-sel</w:t>
            </w:r>
            <w:r w:rsidRPr="4885B4A8" w:rsidR="2912086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ect</w:t>
            </w:r>
            <w:ins w:author="Bùi Thị Thanh Hoa - Lead Business Analyst" w:date="2026-04-22T07:14:49.729Z" w16du:dateUtc="2026-04-22T07:14:49.729Z" w:id="1897179077">
              <w:r w:rsidRPr="4885B4A8" w:rsidR="4885B4A8">
                <w:rPr>
                  <w:rFonts w:ascii="Arial" w:hAnsi="Arial" w:eastAsia="Arial" w:cs="Arial"/>
                  <w:b w:val="0"/>
                  <w:bCs w:val="0"/>
                  <w:color w:val="888899"/>
                  <w:sz w:val="19"/>
                  <w:szCs w:val="19"/>
                  <w:lang w:val="vi-VN"/>
                </w:rPr>
                <w:t xml:space="preserve"> </w:t>
              </w:r>
            </w:ins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41D66F" wp14:textId="77777777">
            <w:pPr>
              <w:spacing w:before="0" w:after="0"/>
              <w:jc w:val="center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B0F70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Nhu cầu → content plan cá nhân hóa</w:t>
            </w:r>
          </w:p>
        </w:tc>
      </w:tr>
      <w:tr xmlns:wp14="http://schemas.microsoft.com/office/word/2010/wordml" w:rsidTr="4885B4A8" w14:paraId="7308BFA0" wp14:textId="77777777">
        <w:trPr>
          <w:trHeight w:val="300"/>
        </w:trPr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3EBCA3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B7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BB4BE8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 thường tìm kiếm thông tin về nuôi tôm từ đâu?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3E5AD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YouTube / mạng xã hội (Facebook, TikTok)</w:t>
            </w:r>
          </w:p>
          <w:p w14:paraId="62450E8B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Hỏi trực tiếp người nuôi có kinh nghiệm</w:t>
            </w:r>
          </w:p>
          <w:p w14:paraId="37CAD2CB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Hội thảo hoặc chương trình khuyến nông</w:t>
            </w:r>
          </w:p>
          <w:p w14:paraId="3EAF9BB2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Website chuyên ngành / tạp chí thủy sản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0A8D62F" wp14:textId="4D08A051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Multi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vi-VN"/>
              </w:rPr>
              <w:t>-select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99C09B" wp14:textId="77777777">
            <w:pPr>
              <w:spacing w:before="0" w:after="0"/>
              <w:jc w:val="center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Có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00887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Kênh tiếp cận → tối ưu chiến lược marketing</w:t>
            </w:r>
          </w:p>
        </w:tc>
      </w:tr>
      <w:tr xmlns:wp14="http://schemas.microsoft.com/office/word/2010/wordml" w:rsidTr="4885B4A8" w14:paraId="06E10FA5" wp14:textId="77777777">
        <w:trPr>
          <w:trHeight w:val="300"/>
        </w:trPr>
        <w:tc>
          <w:tcPr>
            <w:tcW w:w="3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A01A5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B8</w:t>
            </w:r>
          </w:p>
        </w:tc>
        <w:tc>
          <w:tcPr>
            <w:tcW w:w="1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F3E00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Thông tin liên hệ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1D49C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Họ và tên [*bắt buộc]</w:t>
            </w:r>
          </w:p>
          <w:p w14:paraId="3F6ADB6B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Số điện thoại [*bắt buộc]</w:t>
            </w:r>
          </w:p>
          <w:p w14:paraId="79E99959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Tỉnh/TP đang sinh sống [tùy chọn]</w:t>
            </w:r>
          </w:p>
          <w:p w14:paraId="7228664D" wp14:textId="77777777">
            <w:pPr>
              <w:spacing w:before="4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hỏi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/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điều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muốn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giải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đáp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[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tùy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]</w:t>
            </w:r>
          </w:p>
        </w:tc>
        <w:tc>
          <w:tcPr>
            <w:tcW w:w="1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1D3CA5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Text / Tel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Textarea</w:t>
            </w:r>
          </w:p>
        </w:tc>
        <w:tc>
          <w:tcPr>
            <w:tcW w:w="1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51EA5C" wp14:textId="77777777">
            <w:pPr>
              <w:spacing w:before="0" w:after="0"/>
              <w:jc w:val="center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họ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+ SĐT)</w:t>
            </w:r>
          </w:p>
        </w:tc>
        <w:tc>
          <w:tcPr>
            <w:tcW w:w="16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F9897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CRM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lead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nút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bỏ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qua.</w:t>
            </w:r>
          </w:p>
        </w:tc>
      </w:tr>
    </w:tbl>
    <w:p xmlns:wp14="http://schemas.microsoft.com/office/word/2010/wordml" w14:paraId="53128261" wp14:textId="77777777">
      <w:pPr>
        <w:spacing w:before="60" w:after="60"/>
      </w:pPr>
      <w:r/>
    </w:p>
    <w:p xmlns:wp14="http://schemas.microsoft.com/office/word/2010/wordml" w14:paraId="62486C05" wp14:textId="77777777">
      <w:r>
        <w:br/>
      </w:r>
    </w:p>
    <w:p xmlns:wp14="http://schemas.microsoft.com/office/word/2010/wordml" w:rsidP="4885B4A8" w14:paraId="35E01993" wp14:textId="77777777">
      <w:pPr>
        <w:pStyle w:val="Heading1"/>
        <w:pBdr>
          <w:bottom w:val="single" w:color="FD6900" w:sz="3" w:space="4"/>
        </w:pBdr>
        <w:spacing w:before="360" w:after="140"/>
      </w:pP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5. Quy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tắc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Validation &amp; UX Behavior</w:t>
      </w:r>
    </w:p>
    <w:p xmlns:wp14="http://schemas.microsoft.com/office/word/2010/wordml" w:rsidP="4885B4A8" w14:paraId="03849735" wp14:textId="77777777">
      <w:pPr>
        <w:pStyle w:val="Heading2"/>
        <w:spacing w:before="260" w:after="100"/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5.1 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Bảng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validation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theo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từng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câu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300"/>
        <w:gridCol w:w="2100"/>
        <w:gridCol w:w="1526"/>
      </w:tblGrid>
      <w:tr xmlns:wp14="http://schemas.microsoft.com/office/word/2010/wordml" w:rsidTr="4885B4A8" w14:paraId="49BE1DA6" wp14:textId="77777777">
        <w:trPr>
          <w:tblHeader/>
        </w:trPr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8B4DB7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/ Field</w:t>
            </w:r>
          </w:p>
        </w:tc>
        <w:tc>
          <w:tcPr>
            <w:tcW w:w="1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2FC5BF0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Loại</w:t>
            </w:r>
          </w:p>
        </w:tc>
        <w:tc>
          <w:tcPr>
            <w:tcW w:w="2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EACDDA2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Điều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kiện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bắt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buộc</w:t>
            </w:r>
          </w:p>
        </w:tc>
        <w:tc>
          <w:tcPr>
            <w:tcW w:w="2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4691F5A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Xử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lý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khi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thiếu</w:t>
            </w:r>
          </w:p>
        </w:tc>
        <w:tc>
          <w:tcPr>
            <w:tcW w:w="1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25EEB9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thể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bỏ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qua?</w:t>
            </w:r>
          </w:p>
        </w:tc>
      </w:tr>
      <w:tr xmlns:wp14="http://schemas.microsoft.com/office/word/2010/wordml" w:rsidTr="4885B4A8" w14:paraId="7EBBABE1" wp14:textId="77777777"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35EFFB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1 (Branching)</w:t>
            </w:r>
          </w:p>
        </w:tc>
        <w:tc>
          <w:tcPr>
            <w:tcW w:w="1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F00BACF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>Single-select</w:t>
            </w:r>
          </w:p>
        </w:tc>
        <w:tc>
          <w:tcPr>
            <w:tcW w:w="2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95F6F34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Phải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đúng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1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đáp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trước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tiếp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tục</w:t>
            </w:r>
          </w:p>
        </w:tc>
        <w:tc>
          <w:tcPr>
            <w:tcW w:w="2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3ECD3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Shake animation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toàn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block.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bấm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Next.</w:t>
            </w:r>
          </w:p>
        </w:tc>
        <w:tc>
          <w:tcPr>
            <w:tcW w:w="1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C4C41C9" wp14:textId="77777777">
            <w:pPr>
              <w:spacing w:before="0" w:after="0"/>
              <w:jc w:val="center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—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Bắt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buộc</w:t>
            </w:r>
          </w:p>
        </w:tc>
      </w:tr>
      <w:tr xmlns:wp14="http://schemas.microsoft.com/office/word/2010/wordml" w:rsidTr="4885B4A8" w14:paraId="0A14BDE8" wp14:textId="77777777"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D266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A2 (Slider)</w:t>
            </w:r>
          </w:p>
        </w:tc>
        <w:tc>
          <w:tcPr>
            <w:tcW w:w="1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5E1E28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>Range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>input</w:t>
            </w:r>
          </w:p>
        </w:tc>
        <w:tc>
          <w:tcPr>
            <w:tcW w:w="2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90D454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Luôn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giá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trị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default (3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ao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).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cần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validate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2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9D792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w="1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3A0670F" wp14:textId="77777777">
            <w:pPr>
              <w:spacing w:before="0" w:after="0"/>
              <w:jc w:val="center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cần</w:t>
            </w:r>
          </w:p>
        </w:tc>
      </w:tr>
      <w:tr xmlns:wp14="http://schemas.microsoft.com/office/word/2010/wordml" w:rsidTr="4885B4A8" w14:paraId="47365EBD" wp14:textId="77777777"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99F1FD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A3 / B3 / B6 (Multi)</w:t>
            </w:r>
          </w:p>
        </w:tc>
        <w:tc>
          <w:tcPr>
            <w:tcW w:w="1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2E4914E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>Multi-select</w:t>
            </w:r>
          </w:p>
        </w:tc>
        <w:tc>
          <w:tcPr>
            <w:tcW w:w="2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C65DB23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Phải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1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đáp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án</w:t>
            </w:r>
          </w:p>
        </w:tc>
        <w:tc>
          <w:tcPr>
            <w:tcW w:w="2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3504F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Shake animation. Hiển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thị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viền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cam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quanh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block.</w:t>
            </w:r>
          </w:p>
        </w:tc>
        <w:tc>
          <w:tcPr>
            <w:tcW w:w="1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5AE11DC" wp14:textId="77777777">
            <w:pPr>
              <w:spacing w:before="0" w:after="0"/>
              <w:jc w:val="center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Không</w:t>
            </w:r>
          </w:p>
        </w:tc>
      </w:tr>
      <w:tr xmlns:wp14="http://schemas.microsoft.com/office/word/2010/wordml" w:rsidTr="4885B4A8" w14:paraId="4F5F8B9A" wp14:textId="77777777"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484844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A4–A7, B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2,B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4,B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5,B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7 (Single)</w:t>
            </w:r>
          </w:p>
        </w:tc>
        <w:tc>
          <w:tcPr>
            <w:tcW w:w="1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1175A65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>Single-select</w:t>
            </w:r>
          </w:p>
        </w:tc>
        <w:tc>
          <w:tcPr>
            <w:tcW w:w="2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D0E35B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Phải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đúng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1</w:t>
            </w:r>
          </w:p>
        </w:tc>
        <w:tc>
          <w:tcPr>
            <w:tcW w:w="2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3E7E83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Shake animation block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hỏi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2840DE1" wp14:textId="77777777">
            <w:pPr>
              <w:spacing w:before="0" w:after="0"/>
              <w:jc w:val="center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Không</w:t>
            </w:r>
          </w:p>
        </w:tc>
      </w:tr>
      <w:tr xmlns:wp14="http://schemas.microsoft.com/office/word/2010/wordml" w:rsidTr="4885B4A8" w14:paraId="3692120A" wp14:textId="77777777"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F9D9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A5 (Multi, max 3)</w:t>
            </w:r>
          </w:p>
        </w:tc>
        <w:tc>
          <w:tcPr>
            <w:tcW w:w="1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639EC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Multi-select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giới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hạn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)</w:t>
            </w:r>
          </w:p>
        </w:tc>
        <w:tc>
          <w:tcPr>
            <w:tcW w:w="2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B2EBC26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Tối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thiểu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1,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tối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3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lựa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</w:p>
        </w:tc>
        <w:tc>
          <w:tcPr>
            <w:tcW w:w="2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5B159F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Nếu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3: disable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các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option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còn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Nếu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chưa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: shake.</w:t>
            </w:r>
          </w:p>
        </w:tc>
        <w:tc>
          <w:tcPr>
            <w:tcW w:w="1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4414A07" wp14:textId="77777777">
            <w:pPr>
              <w:spacing w:before="0" w:after="0"/>
              <w:jc w:val="center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Không</w:t>
            </w:r>
          </w:p>
        </w:tc>
      </w:tr>
      <w:tr xmlns:wp14="http://schemas.microsoft.com/office/word/2010/wordml" w:rsidTr="4885B4A8" w14:paraId="3CA32140" wp14:textId="77777777"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D570C5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Họ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và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tên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8)</w:t>
            </w:r>
          </w:p>
        </w:tc>
        <w:tc>
          <w:tcPr>
            <w:tcW w:w="1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D2D4F7E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>Text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>input</w:t>
            </w:r>
          </w:p>
        </w:tc>
        <w:tc>
          <w:tcPr>
            <w:tcW w:w="2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C688203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Phải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điền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được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để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trống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tối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thiểu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2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tự</w:t>
            </w:r>
          </w:p>
        </w:tc>
        <w:tc>
          <w:tcPr>
            <w:tcW w:w="2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3A9DC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Highlight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viền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cam, focus auto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field. Tooltip: "Vui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lòng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nhập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họ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"</w:t>
            </w:r>
          </w:p>
        </w:tc>
        <w:tc>
          <w:tcPr>
            <w:tcW w:w="1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7B2BCFA" wp14:textId="77777777">
            <w:pPr>
              <w:spacing w:before="0" w:after="0"/>
              <w:jc w:val="center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—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Bắt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buộc</w:t>
            </w:r>
          </w:p>
        </w:tc>
      </w:tr>
      <w:tr xmlns:wp14="http://schemas.microsoft.com/office/word/2010/wordml" w:rsidTr="4885B4A8" w14:paraId="126324B1" wp14:textId="77777777"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D7480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Số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điện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thoại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8)</w:t>
            </w:r>
          </w:p>
        </w:tc>
        <w:tc>
          <w:tcPr>
            <w:tcW w:w="1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6D62A3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>Tel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vi-VN"/>
              </w:rPr>
              <w:t>input</w:t>
            </w:r>
          </w:p>
        </w:tc>
        <w:tc>
          <w:tcPr>
            <w:tcW w:w="2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7D18D8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Phải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điền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format VN: 10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chữ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số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bắt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đầu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bằng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0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hoặc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+84</w:t>
            </w:r>
          </w:p>
        </w:tc>
        <w:tc>
          <w:tcPr>
            <w:tcW w:w="2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B5638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Highlight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viền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cam. Tooltip: "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Số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điện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thoại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hợp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lệ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"</w:t>
            </w:r>
          </w:p>
        </w:tc>
        <w:tc>
          <w:tcPr>
            <w:tcW w:w="1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A721B13" wp14:textId="77777777">
            <w:pPr>
              <w:spacing w:before="0" w:after="0"/>
              <w:jc w:val="center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—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Bắt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buộc</w:t>
            </w:r>
          </w:p>
        </w:tc>
      </w:tr>
      <w:tr xmlns:wp14="http://schemas.microsoft.com/office/word/2010/wordml" w:rsidTr="4885B4A8" w14:paraId="64094B8D" wp14:textId="77777777"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E1999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Tỉnh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/TP,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Ghi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chú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1A1A2E"/>
                <w:sz w:val="19"/>
                <w:szCs w:val="19"/>
                <w:lang w:val="en-US"/>
              </w:rPr>
              <w:t xml:space="preserve"> 8)</w:t>
            </w:r>
          </w:p>
        </w:tc>
        <w:tc>
          <w:tcPr>
            <w:tcW w:w="1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7DE19EF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 xml:space="preserve">Text /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4A4A6A"/>
                <w:sz w:val="19"/>
                <w:szCs w:val="19"/>
                <w:lang w:val="en-US"/>
              </w:rPr>
              <w:t>Textarea</w:t>
            </w:r>
          </w:p>
        </w:tc>
        <w:tc>
          <w:tcPr>
            <w:tcW w:w="2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13BDF2D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ràng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buộc</w:t>
            </w:r>
          </w:p>
        </w:tc>
        <w:tc>
          <w:tcPr>
            <w:tcW w:w="21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824FA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w="1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7E711DE" wp14:textId="77777777">
            <w:pPr>
              <w:spacing w:before="0" w:after="0"/>
              <w:jc w:val="center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—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Tùy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chọn</w:t>
            </w:r>
          </w:p>
        </w:tc>
      </w:tr>
    </w:tbl>
    <w:p xmlns:wp14="http://schemas.microsoft.com/office/word/2010/wordml" w14:paraId="4101652C" wp14:textId="77777777">
      <w:pPr>
        <w:spacing w:before="60" w:after="60"/>
      </w:pPr>
      <w:r/>
    </w:p>
    <w:p xmlns:wp14="http://schemas.microsoft.com/office/word/2010/wordml" w14:paraId="55A8D136" wp14:textId="77777777">
      <w:pPr>
        <w:pStyle w:val="Heading2"/>
        <w:spacing w:before="260" w:after="100"/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5.2  Quy tắc điều hướng (Navigation)</w:t>
      </w:r>
    </w:p>
    <w:p xmlns:wp14="http://schemas.microsoft.com/office/word/2010/wordml" w14:paraId="506437F4" wp14:textId="77777777">
      <w:pPr>
        <w:spacing w:before="60" w:after="60"/>
      </w:pP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1A1A2E"/>
          <w:sz w:val="20"/>
          <w:szCs w:val="20"/>
          <w:lang w:val="en-US"/>
        </w:rPr>
        <w:t>Nút "Tiếp theo" (màu cam #FD6900):</w:t>
      </w:r>
    </w:p>
    <w:p xmlns:wp14="http://schemas.microsoft.com/office/word/2010/wordml" w14:paraId="4450B1CD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Validate câu hiện tại. Nếu hợp lệ: chuyển sang câu tiếp với animation fadeUp (350ms).</w:t>
      </w:r>
    </w:p>
    <w:p xmlns:wp14="http://schemas.microsoft.com/office/word/2010/wordml" w14:paraId="74ACA1D3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Ở câu cuối cùng (câu 8): nút đổi thành "Gửi khảo sát ✓", màu đậm hơn (#C85500).</w:t>
      </w:r>
    </w:p>
    <w:p xmlns:wp14="http://schemas.microsoft.com/office/word/2010/wordml" w14:paraId="4B99056E" wp14:textId="77777777">
      <w:pPr>
        <w:spacing w:before="60" w:after="60"/>
      </w:pPr>
      <w:r/>
    </w:p>
    <w:p xmlns:wp14="http://schemas.microsoft.com/office/word/2010/wordml" w14:paraId="5E410EEB" wp14:textId="77777777">
      <w:pPr>
        <w:spacing w:before="60" w:after="60"/>
      </w:pP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1A1A2E"/>
          <w:sz w:val="20"/>
          <w:szCs w:val="20"/>
          <w:lang w:val="en-US"/>
        </w:rPr>
        <w:t>Nút "Quay lại" (nền trắng, viền xám):</w:t>
      </w:r>
    </w:p>
    <w:p xmlns:wp14="http://schemas.microsoft.com/office/word/2010/wordml" w14:paraId="52808C25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Disabled (opacity 30%) ở câu 1. Enabled từ câu 2 trở đi.</w:t>
      </w:r>
    </w:p>
    <w:p xmlns:wp14="http://schemas.microsoft.com/office/word/2010/wordml" w14:paraId="6C2FE5CF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Khi quay lại câu 1 từ câu 2: flow đã được set, người dùng có thể đổi đáp án để chuyển nhánh.</w:t>
      </w:r>
    </w:p>
    <w:p xmlns:wp14="http://schemas.microsoft.com/office/word/2010/wordml" w14:paraId="0A6CEB93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Nếu người dùng quay lại câu 1 và đổi nhánh: flow mới được set, step reset về 1, toàn bộ câu trả lời cũ của nhánh cũ bị xóa.</w:t>
      </w:r>
    </w:p>
    <w:p xmlns:wp14="http://schemas.microsoft.com/office/word/2010/wordml" w14:paraId="1299C43A" wp14:textId="77777777">
      <w:pPr>
        <w:spacing w:before="60" w:after="60"/>
      </w:pPr>
      <w:r/>
    </w:p>
    <w:p xmlns:wp14="http://schemas.microsoft.com/office/word/2010/wordml" w14:paraId="4DFCE36B" wp14:textId="77777777">
      <w:pPr>
        <w:spacing w:before="60" w:after="60"/>
      </w:pPr>
      <w:r w:rsidRPr="4885B4A8" w:rsidR="4885B4A8">
        <w:rPr>
          <w:rFonts w:ascii="Arial" w:hAnsi="Arial" w:eastAsia="Arial" w:cs="Arial"/>
          <w:b w:val="1"/>
          <w:bCs w:val="1"/>
          <w:i w:val="0"/>
          <w:iCs w:val="0"/>
          <w:color w:val="C85500"/>
          <w:sz w:val="20"/>
          <w:szCs w:val="20"/>
          <w:lang w:val="en-US"/>
        </w:rPr>
        <w:t>KHÔNG có nút "Bỏ qua" ở bước thông tin liên hệ (Câu 8):</w:t>
      </w:r>
    </w:p>
    <w:p xmlns:wp14="http://schemas.microsoft.com/office/word/2010/wordml" w14:paraId="516F83A1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Mục tiêu cốt lõi của form là thu thập thông tin liên hệ. Nút bỏ qua làm giảm tỷ lệ thu thập lead.</w:t>
      </w:r>
    </w:p>
    <w:p xmlns:wp14="http://schemas.microsoft.com/office/word/2010/wordml" w14:paraId="2668B2C5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Thay vào đó: chỉ 2 trường bắt buộc (họ tên + SĐT), 2 trường tùy chọn (tỉnh/TP + ghi chú) để giảm ma sát.</w:t>
      </w:r>
    </w:p>
    <w:p xmlns:wp14="http://schemas.microsoft.com/office/word/2010/wordml" w14:paraId="4DDBEF00" wp14:textId="77777777">
      <w:pPr>
        <w:spacing w:before="60" w:after="60"/>
      </w:pPr>
      <w:r/>
    </w:p>
    <w:p xmlns:wp14="http://schemas.microsoft.com/office/word/2010/wordml" w14:paraId="75A425D9" wp14:textId="77777777">
      <w:pPr>
        <w:pStyle w:val="Heading2"/>
        <w:spacing w:before="260" w:after="100"/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5.3  Progress Indicator</w:t>
      </w:r>
    </w:p>
    <w:p xmlns:wp14="http://schemas.microsoft.com/office/word/2010/wordml" w14:paraId="45BDBC61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Progress bar ngang: Width tăng tuyến tính. Tổng câu tính theo nhánh (8 câu). Transition 500ms.</w:t>
      </w:r>
    </w:p>
    <w:p xmlns:wp14="http://schemas.microsoft.com/office/word/2010/wordml" w14:paraId="350F7F4D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Step dots: Chấm active nở thành pill 22px. Done dots mờ 45%. Animation 280ms ease.</w:t>
      </w:r>
    </w:p>
    <w:p xmlns:wp14="http://schemas.microsoft.com/office/word/2010/wordml" w14:paraId="435AE86D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Label "Câu X / 8": Cập nhật theo từng bước. Sau khi biết nhánh, tổng vẫn là 8 (cả hai nhánh đều 8 câu).</w:t>
      </w:r>
    </w:p>
    <w:p xmlns:wp14="http://schemas.microsoft.com/office/word/2010/wordml" w14:paraId="3A1F652A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Branching badge: Câu 2 trở đi hiển thị badge "Người nuôi tôm" hoặc "Người tìm hiểu" để người dùng biết mình đang ở nhánh nào.</w:t>
      </w:r>
    </w:p>
    <w:p xmlns:wp14="http://schemas.microsoft.com/office/word/2010/wordml" w14:paraId="3461D779" wp14:textId="77777777">
      <w:pPr>
        <w:spacing w:before="60" w:after="60"/>
      </w:pPr>
      <w:r/>
    </w:p>
    <w:p xmlns:wp14="http://schemas.microsoft.com/office/word/2010/wordml" w14:paraId="3CF2D8B6" wp14:textId="77777777">
      <w:r>
        <w:br/>
      </w:r>
    </w:p>
    <w:p xmlns:wp14="http://schemas.microsoft.com/office/word/2010/wordml" w:rsidP="4885B4A8" w14:paraId="1606DA22" wp14:textId="77777777">
      <w:pPr>
        <w:pStyle w:val="Heading1"/>
        <w:pBdr>
          <w:bottom w:val="single" w:color="FD6900" w:sz="3" w:space="4"/>
        </w:pBdr>
        <w:spacing w:before="360" w:after="140"/>
      </w:pP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6.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Cấu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trúc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dữ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liệu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&amp; API</w:t>
      </w:r>
    </w:p>
    <w:p xmlns:wp14="http://schemas.microsoft.com/office/word/2010/wordml" w14:paraId="323238E4" wp14:textId="77777777">
      <w:pPr>
        <w:pStyle w:val="Heading2"/>
        <w:spacing w:before="260" w:after="100"/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6.1  JSON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Payload —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Nhánh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A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4885B4A8" w14:paraId="71233127" wp14:textId="77777777"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8EF8A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{</w:t>
            </w:r>
          </w:p>
          <w:p w14:paraId="09434FAB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surveyVersion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": "2.0",</w:t>
            </w:r>
          </w:p>
          <w:p w14:paraId="33A9BEE4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submittedAt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": "2025-06-15T08:30:00+07:00",</w:t>
            </w:r>
          </w:p>
          <w:p w14:paraId="6647E14A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userId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": "usr_abc123",</w:t>
            </w:r>
          </w:p>
          <w:p w14:paraId="3A08C7FC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sessionId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": "sess_xyz456",</w:t>
            </w:r>
          </w:p>
          <w:p w14:paraId="0443054D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branch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": "A",</w:t>
            </w:r>
          </w:p>
          <w:p w14:paraId="12923999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leadScore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": 100,</w:t>
            </w:r>
          </w:p>
          <w:p w14:paraId="1D67FF0B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 xml:space="preserve">  "q0_farmStatus":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active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",</w:t>
            </w:r>
          </w:p>
          <w:p w14:paraId="54FDF9A2" wp14:textId="77777777">
            <w:pPr>
              <w:spacing w:before="5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"qA1_pondCount": 5,</w:t>
            </w:r>
          </w:p>
          <w:p w14:paraId="5A0E9DE5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"qA2_shrimpTypes": ["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Tôm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thẻ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chân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trắng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",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Tôm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sú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"],</w:t>
            </w:r>
          </w:p>
          <w:p w14:paraId="48A892E1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"qA3_experience": "1–3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năm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",</w:t>
            </w:r>
          </w:p>
          <w:p w14:paraId="75EB9E5D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"qA4_painPoints": ["Theo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dõi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chất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lượng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nước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",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Phát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hiện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&amp;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xử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lý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dịch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bệnh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"],</w:t>
            </w:r>
          </w:p>
          <w:p w14:paraId="741DBA2E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"qA5_currentTool":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Ghi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tay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/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sổ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nhật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ký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giấy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",</w:t>
            </w:r>
          </w:p>
          <w:p w14:paraId="293F3D24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"qA6_desiredFeature":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Cảnh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báo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dịch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bệnh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sớm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bằng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AI",</w:t>
            </w:r>
          </w:p>
          <w:p w14:paraId="686D26A0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contact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": {</w:t>
            </w:r>
          </w:p>
          <w:p w14:paraId="60B3541E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 "name": "Nguyễn Văn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An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",</w:t>
            </w:r>
          </w:p>
          <w:p w14:paraId="1C6FC58C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 xml:space="preserve">  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phone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": "0912345678",</w:t>
            </w:r>
          </w:p>
          <w:p w14:paraId="65A59EE7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 "province":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Cà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Mau",</w:t>
            </w:r>
          </w:p>
          <w:p w14:paraId="305EA4C0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 "note": "Ao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nuôi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ở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xã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Khánh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Hội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,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Huyện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U Minh"</w:t>
            </w:r>
          </w:p>
          <w:p w14:paraId="6440EC07" wp14:textId="77777777">
            <w:pPr>
              <w:spacing w:before="5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2239F6FF" wp14:textId="77777777">
            <w:pPr>
              <w:spacing w:before="5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 xmlns:wp14="http://schemas.microsoft.com/office/word/2010/wordml" w14:paraId="0FB78278" wp14:textId="77777777">
      <w:pPr>
        <w:spacing w:before="40" w:after="100"/>
      </w:pPr>
      <w:r/>
    </w:p>
    <w:p xmlns:wp14="http://schemas.microsoft.com/office/word/2010/wordml" w14:paraId="5AF44CA0" wp14:textId="77777777">
      <w:pPr>
        <w:pStyle w:val="Heading2"/>
        <w:spacing w:before="260" w:after="100"/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6.2  JSON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Payload —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Nhánh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B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4885B4A8" w14:paraId="50821A3D" wp14:textId="77777777"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8926B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{</w:t>
            </w:r>
          </w:p>
          <w:p w14:paraId="51664971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surveyVersion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": "2.0",</w:t>
            </w:r>
          </w:p>
          <w:p w14:paraId="39EF9186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submittedAt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": "2025-06-15T09:15:00+07:00",</w:t>
            </w:r>
          </w:p>
          <w:p w14:paraId="4A68C3C5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userId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": "usr_def789",</w:t>
            </w:r>
          </w:p>
          <w:p w14:paraId="02E88B63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sessionId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": "sess_uvw012",</w:t>
            </w:r>
          </w:p>
          <w:p w14:paraId="59FEC6A2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branch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": "B",</w:t>
            </w:r>
          </w:p>
          <w:p w14:paraId="3B8897FC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leadScore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": 40,</w:t>
            </w:r>
          </w:p>
          <w:p w14:paraId="174567D8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 xml:space="preserve">  "q0_farmStatus":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preparing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",</w:t>
            </w:r>
          </w:p>
          <w:p w14:paraId="593E7B5B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"qB1_objective":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Muốn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khởi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nghiệp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,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tạo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nguồn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thu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nhập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chính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",</w:t>
            </w:r>
          </w:p>
          <w:p w14:paraId="4818F854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"qB2_barriers": ["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Thiếu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vốn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đầu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tư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ban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đầu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",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Thiếu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kiến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thức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kỹ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thuật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nuôi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tôm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"],</w:t>
            </w:r>
          </w:p>
          <w:p w14:paraId="1F132DEB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"qB3_investmentBudget": "100 – 500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triệu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đồng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",</w:t>
            </w:r>
          </w:p>
          <w:p w14:paraId="6FA3613F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"qB4_startTimeline": "3 – 6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tháng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tới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",</w:t>
            </w:r>
          </w:p>
          <w:p w14:paraId="11C484C4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"qB5_supportNeeds": ["Cung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cấp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tài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liệu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kỹ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thuật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",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Tư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vấn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lập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kế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hoạch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đầu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tư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"],</w:t>
            </w:r>
          </w:p>
          <w:p w14:paraId="699E070E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"qB6_infoSource": "YouTube /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mạng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xã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hội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(Facebook, TikTok)",</w:t>
            </w:r>
          </w:p>
          <w:p w14:paraId="3C04ACA6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 xml:space="preserve">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contact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": {</w:t>
            </w:r>
          </w:p>
          <w:p w14:paraId="5C52C9CB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 "name":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Trần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Thị Bình",</w:t>
            </w:r>
          </w:p>
          <w:p w14:paraId="759BC00A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 xml:space="preserve">  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phone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": "0987654321",</w:t>
            </w:r>
          </w:p>
          <w:p w14:paraId="08FC7BBB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   "province":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Bạc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 xml:space="preserve"> 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Liêu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",</w:t>
            </w:r>
          </w:p>
          <w:p w14:paraId="65A2CD2D" wp14:textId="77777777">
            <w:pPr>
              <w:spacing w:before="50" w:after="0"/>
            </w:pP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 xml:space="preserve">    "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note</w:t>
            </w:r>
            <w:r w:rsidRPr="4885B4A8" w:rsidR="4885B4A8">
              <w:rPr>
                <w:rFonts w:ascii="Courier New" w:hAnsi="Courier New" w:eastAsia="Courier New" w:cs="Courier New"/>
                <w:color w:val="1A1A2E"/>
                <w:sz w:val="18"/>
                <w:szCs w:val="18"/>
                <w:lang w:val="vi-VN"/>
              </w:rPr>
              <w:t>": ""</w:t>
            </w:r>
          </w:p>
          <w:p w14:paraId="15EFC516" wp14:textId="77777777">
            <w:pPr>
              <w:spacing w:before="5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46AE40AA" wp14:textId="77777777">
            <w:pPr>
              <w:spacing w:before="5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 xmlns:wp14="http://schemas.microsoft.com/office/word/2010/wordml" w14:paraId="1FC39945" wp14:textId="77777777">
      <w:pPr>
        <w:spacing w:before="40" w:after="100"/>
      </w:pPr>
      <w:r/>
    </w:p>
    <w:p xmlns:wp14="http://schemas.microsoft.com/office/word/2010/wordml" w14:paraId="370440C4" wp14:textId="77777777">
      <w:pPr>
        <w:pStyle w:val="Heading2"/>
        <w:spacing w:before="260" w:after="100"/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6.3  API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Endpoints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200"/>
        <w:gridCol w:w="3326"/>
      </w:tblGrid>
      <w:tr xmlns:wp14="http://schemas.microsoft.com/office/word/2010/wordml" w:rsidTr="4885B4A8" w14:paraId="78B0C567" wp14:textId="77777777">
        <w:trPr>
          <w:tblHeader/>
        </w:trPr>
        <w:tc>
          <w:tcPr>
            <w:tcW w:w="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06DFFD0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vi-VN"/>
              </w:rPr>
              <w:t>Method</w:t>
            </w:r>
          </w:p>
        </w:tc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87BC520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vi-VN"/>
              </w:rPr>
              <w:t>Endpoint</w:t>
            </w:r>
          </w:p>
        </w:tc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6435004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vi-VN"/>
              </w:rPr>
              <w:t>Auth</w:t>
            </w:r>
          </w:p>
        </w:tc>
        <w:tc>
          <w:tcPr>
            <w:tcW w:w="3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B1638A7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Mô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tả</w:t>
            </w:r>
          </w:p>
        </w:tc>
      </w:tr>
      <w:tr xmlns:wp14="http://schemas.microsoft.com/office/word/2010/wordml" w:rsidTr="4885B4A8" w14:paraId="0A7DBBC0" wp14:textId="77777777">
        <w:tc>
          <w:tcPr>
            <w:tcW w:w="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740CC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7D32"/>
                <w:sz w:val="19"/>
                <w:szCs w:val="19"/>
              </w:rPr>
              <w:t xml:space="preserve">POST</w:t>
            </w:r>
          </w:p>
        </w:tc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9AD0F3A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/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api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/v1/survey/submit</w:t>
            </w:r>
          </w:p>
        </w:tc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D7893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Bearer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token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user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JWT)</w:t>
            </w:r>
          </w:p>
        </w:tc>
        <w:tc>
          <w:tcPr>
            <w:tcW w:w="3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15073CE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Submit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toàn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bộ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form.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về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{ success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surveyId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leadScore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}.</w:t>
            </w:r>
          </w:p>
        </w:tc>
      </w:tr>
      <w:tr xmlns:wp14="http://schemas.microsoft.com/office/word/2010/wordml" w:rsidTr="4885B4A8" w14:paraId="10F95C73" wp14:textId="77777777">
        <w:tc>
          <w:tcPr>
            <w:tcW w:w="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F818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565C0"/>
                <w:sz w:val="19"/>
                <w:szCs w:val="19"/>
              </w:rPr>
              <w:t xml:space="preserve">GET</w:t>
            </w:r>
          </w:p>
        </w:tc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6C364F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/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api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/v1/survey/status/: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userId</w:t>
            </w:r>
          </w:p>
        </w:tc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0E6A7B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Bearer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token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user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JWT)</w:t>
            </w:r>
          </w:p>
        </w:tc>
        <w:tc>
          <w:tcPr>
            <w:tcW w:w="3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C646A7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Kiểm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user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làm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survey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chưa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về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{ completed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branch,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submittedAt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}.</w:t>
            </w:r>
          </w:p>
        </w:tc>
      </w:tr>
      <w:tr xmlns:wp14="http://schemas.microsoft.com/office/word/2010/wordml" w:rsidTr="4885B4A8" w14:paraId="7D72931E" wp14:textId="77777777">
        <w:tc>
          <w:tcPr>
            <w:tcW w:w="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E49DE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565C0"/>
                <w:sz w:val="19"/>
                <w:szCs w:val="19"/>
              </w:rPr>
              <w:t xml:space="preserve">GET</w:t>
            </w:r>
          </w:p>
        </w:tc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619E33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/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api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/v1/survey/results/: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surveyId</w:t>
            </w:r>
          </w:p>
        </w:tc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65FBBF5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Admin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token</w:t>
            </w:r>
          </w:p>
        </w:tc>
        <w:tc>
          <w:tcPr>
            <w:tcW w:w="3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6609F7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Lấy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kết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quả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chi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tiết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1 survey.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CRM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analytics.</w:t>
            </w:r>
          </w:p>
        </w:tc>
      </w:tr>
    </w:tbl>
    <w:p xmlns:wp14="http://schemas.microsoft.com/office/word/2010/wordml" w14:paraId="0562CB0E" wp14:textId="77777777">
      <w:pPr>
        <w:spacing w:before="60" w:after="60"/>
      </w:pPr>
      <w:r/>
    </w:p>
    <w:p xmlns:wp14="http://schemas.microsoft.com/office/word/2010/wordml" w14:paraId="1A446547" wp14:textId="77777777">
      <w:pPr>
        <w:pStyle w:val="Heading2"/>
        <w:spacing w:before="260" w:after="100"/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6.4  Lưu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trữ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&amp;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Tích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hợp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CRM</w:t>
      </w:r>
    </w:p>
    <w:p xmlns:wp14="http://schemas.microsoft.com/office/word/2010/wordml" w14:paraId="245BE75E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Mọi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submission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lưu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vào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bảng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survey_responses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với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TTL 24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tháng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.</w:t>
      </w:r>
    </w:p>
    <w:p xmlns:wp14="http://schemas.microsoft.com/office/word/2010/wordml" w14:paraId="3061B170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Khi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leadScore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&gt;= 75 (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Nhánh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A):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Tự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động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tạo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lead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trong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CRM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với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priority "HOT".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Gửi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Slack alert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team sales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ngay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lập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tức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.</w:t>
      </w:r>
    </w:p>
    <w:p xmlns:wp14="http://schemas.microsoft.com/office/word/2010/wordml" w14:paraId="2A48F467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Khi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leadScore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40–74 (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Nhánh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B,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chuẩn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bị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):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Tạo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lead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với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priority "WARM".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Thêm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vào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sequence email nurturing chu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kỳ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2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tuần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.</w:t>
      </w:r>
    </w:p>
    <w:p xmlns:wp14="http://schemas.microsoft.com/office/word/2010/wordml" w14:paraId="222C252D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Khi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leadScore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&lt; 40 (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Nhánh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B,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tìm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hiểu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):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Tạo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lead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với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priority "COLD".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Chỉ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nhận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newsletter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tự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động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,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không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giao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sales.</w:t>
      </w:r>
    </w:p>
    <w:p xmlns:wp14="http://schemas.microsoft.com/office/word/2010/wordml" w14:paraId="60960193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Số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điện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thoại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được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mask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hiển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thị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trong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UI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nội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bộ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(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chỉ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hiện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4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số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cuối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). Lưu full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dưới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dạng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encrypted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trong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DB.</w:t>
      </w:r>
    </w:p>
    <w:p xmlns:wp14="http://schemas.microsoft.com/office/word/2010/wordml" w14:paraId="1607DB4D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Field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userId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liên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kết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với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bảng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users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để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theo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dõi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hành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vi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dài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hạn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sau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khi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>làm</w:t>
      </w:r>
      <w:r w:rsidRPr="4885B4A8" w:rsidR="4885B4A8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survey.</w:t>
      </w:r>
    </w:p>
    <w:p xmlns:wp14="http://schemas.microsoft.com/office/word/2010/wordml" w14:paraId="34CE0A41" wp14:textId="77777777">
      <w:pPr>
        <w:spacing w:before="60" w:after="60"/>
      </w:pPr>
      <w:r/>
    </w:p>
    <w:p xmlns:wp14="http://schemas.microsoft.com/office/word/2010/wordml" w14:paraId="62EBF3C5" wp14:textId="77777777">
      <w:r>
        <w:br/>
      </w:r>
    </w:p>
    <w:p xmlns:wp14="http://schemas.microsoft.com/office/word/2010/wordml" w:rsidP="4885B4A8" w14:paraId="2FF27AAF" wp14:textId="77777777">
      <w:pPr>
        <w:pStyle w:val="Heading1"/>
        <w:pBdr>
          <w:bottom w:val="single" w:color="FD6900" w:sz="3" w:space="4"/>
        </w:pBdr>
        <w:spacing w:before="360" w:after="140"/>
      </w:pP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7.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Đặc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tả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UI / UX</w:t>
      </w:r>
    </w:p>
    <w:p xmlns:wp14="http://schemas.microsoft.com/office/word/2010/wordml" w14:paraId="143336B3" wp14:textId="77777777">
      <w:pPr>
        <w:pStyle w:val="Heading2"/>
        <w:spacing w:before="260" w:after="100"/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7.1 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Hệ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thống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màu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và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Typography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 xmlns:wp14="http://schemas.microsoft.com/office/word/2010/wordml" w:rsidTr="4885B4A8" w14:paraId="7256E74F" wp14:textId="77777777">
        <w:trPr>
          <w:tblHeader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18E7431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vi-VN"/>
              </w:rPr>
              <w:t>Token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F094693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Giá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trị</w:t>
            </w:r>
          </w:p>
        </w:tc>
        <w:tc>
          <w:tcPr>
            <w:tcW w:w="52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0619C5E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Ứng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dụng</w:t>
            </w:r>
          </w:p>
        </w:tc>
      </w:tr>
      <w:tr xmlns:wp14="http://schemas.microsoft.com/office/word/2010/wordml" w:rsidTr="4885B4A8" w14:paraId="0AA6E985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D89F471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vi-VN"/>
              </w:rPr>
              <w:t>brand-primary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C711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#FD6900</w:t>
            </w:r>
          </w:p>
        </w:tc>
        <w:tc>
          <w:tcPr>
            <w:tcW w:w="52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4EA4E02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Nút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Tiếp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theo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progress bar, border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option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được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badge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0CC97B7D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AF52E19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brand-dark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05104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#C85500</w:t>
            </w:r>
          </w:p>
        </w:tc>
        <w:tc>
          <w:tcPr>
            <w:tcW w:w="52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B5240B3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Nút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Gửi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khảo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sát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text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tiêu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đề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nhấn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mạnh</w:t>
            </w:r>
          </w:p>
        </w:tc>
      </w:tr>
      <w:tr xmlns:wp14="http://schemas.microsoft.com/office/word/2010/wordml" w:rsidTr="4885B4A8" w14:paraId="63B17934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5DA9986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vi-VN"/>
              </w:rPr>
              <w:t>brand-pale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589B4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#FFF0E6</w:t>
            </w:r>
          </w:p>
        </w:tc>
        <w:tc>
          <w:tcPr>
            <w:tcW w:w="52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D95F5EC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Background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option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được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callout box, badge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408FF4CE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A20ABB4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page-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bg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3C6B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#FFF8F3</w:t>
            </w:r>
          </w:p>
        </w:tc>
        <w:tc>
          <w:tcPr>
            <w:tcW w:w="52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BD0345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Background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toàn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card.</w:t>
            </w:r>
          </w:p>
        </w:tc>
      </w:tr>
      <w:tr xmlns:wp14="http://schemas.microsoft.com/office/word/2010/wordml" w:rsidTr="4885B4A8" w14:paraId="43F07AA9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4D6EB6E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card-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en-US"/>
              </w:rPr>
              <w:t>bg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28D5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#FFFFFF</w:t>
            </w:r>
          </w:p>
        </w:tc>
        <w:tc>
          <w:tcPr>
            <w:tcW w:w="52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B19598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Card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chứa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form. Shadow: 0 24px 64px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rgba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(253,105,0,.13)</w:t>
            </w:r>
          </w:p>
        </w:tc>
      </w:tr>
      <w:tr xmlns:wp14="http://schemas.microsoft.com/office/word/2010/wordml" w:rsidTr="4885B4A8" w14:paraId="41422F38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CC9F482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font-display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859F3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Playfair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Display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700</w:t>
            </w:r>
          </w:p>
        </w:tc>
        <w:tc>
          <w:tcPr>
            <w:tcW w:w="52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A538AF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Header title ("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Giúp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chúng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phục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vụ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tốt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")</w:t>
            </w:r>
          </w:p>
        </w:tc>
      </w:tr>
      <w:tr xmlns:wp14="http://schemas.microsoft.com/office/word/2010/wordml" w:rsidTr="4885B4A8" w14:paraId="5EA91B88" wp14:textId="77777777"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E9DB3DB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C85500"/>
                <w:sz w:val="19"/>
                <w:szCs w:val="19"/>
                <w:lang w:val="vi-VN"/>
              </w:rPr>
              <w:t>font-body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B6FA3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Nunito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400–900</w:t>
            </w:r>
          </w:p>
        </w:tc>
        <w:tc>
          <w:tcPr>
            <w:tcW w:w="52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372B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text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còn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hỏi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(800),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đáp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(700), label (600)</w:t>
            </w:r>
          </w:p>
        </w:tc>
      </w:tr>
    </w:tbl>
    <w:p xmlns:wp14="http://schemas.microsoft.com/office/word/2010/wordml" w14:paraId="6D98A12B" wp14:textId="77777777">
      <w:pPr>
        <w:spacing w:before="60" w:after="60"/>
      </w:pPr>
      <w:r/>
    </w:p>
    <w:p xmlns:wp14="http://schemas.microsoft.com/office/word/2010/wordml" w14:paraId="201C0AAE" wp14:textId="77777777">
      <w:pPr>
        <w:pStyle w:val="Heading2"/>
        <w:spacing w:before="260" w:after="100"/>
      </w:pP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7.2 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Đặc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>tả</w:t>
      </w:r>
      <w:r w:rsidRPr="4885B4A8" w:rsidR="4885B4A8">
        <w:rPr>
          <w:rFonts w:ascii="Arial" w:hAnsi="Arial" w:eastAsia="Arial" w:cs="Arial"/>
          <w:b w:val="1"/>
          <w:bCs w:val="1"/>
          <w:color w:val="1A1A2E"/>
          <w:sz w:val="24"/>
          <w:szCs w:val="24"/>
          <w:lang w:val="en-US"/>
        </w:rPr>
        <w:t xml:space="preserve"> Animation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 xmlns:wp14="http://schemas.microsoft.com/office/word/2010/wordml" w:rsidTr="4885B4A8" w14:paraId="27A9D0E4" wp14:textId="77777777">
        <w:trPr>
          <w:tblHeader/>
        </w:trPr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662DCD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Tên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animation</w:t>
            </w:r>
          </w:p>
        </w:tc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CA0848C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Kích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hoạt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khi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341C5D7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Chi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tiết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kỹ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thuật</w:t>
            </w:r>
          </w:p>
        </w:tc>
        <w:tc>
          <w:tcPr>
            <w:tcW w:w="2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860D2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Mục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đích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UX</w:t>
            </w:r>
          </w:p>
        </w:tc>
      </w:tr>
      <w:tr xmlns:wp14="http://schemas.microsoft.com/office/word/2010/wordml" w:rsidTr="4885B4A8" w14:paraId="47114640" wp14:textId="77777777"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60FB323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Typewriter</w:t>
            </w:r>
          </w:p>
        </w:tc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D3A4D44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App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load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F713C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3 phrases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xoay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vòng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Gõ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: 50ms/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tự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Xóa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: 26ms/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tự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Dừng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2000ms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2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26E8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Tạo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cảm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giác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"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sống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động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"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header. Thu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hút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đọc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</w:tr>
      <w:tr xmlns:wp14="http://schemas.microsoft.com/office/word/2010/wordml" w:rsidTr="4885B4A8" w14:paraId="742EDBE3" wp14:textId="77777777"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DB54BB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fadeUp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hỏi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)</w:t>
            </w:r>
          </w:p>
        </w:tc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FF31BFF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Next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/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Back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20967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opacity 0→1,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translateY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10px→0. Duration 320ms ease.</w:t>
            </w:r>
          </w:p>
        </w:tc>
        <w:tc>
          <w:tcPr>
            <w:tcW w:w="2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A8D48D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Chuyển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cảnh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mượt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giật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Định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hướng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tiến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về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phía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trước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</w:tr>
      <w:tr xmlns:wp14="http://schemas.microsoft.com/office/word/2010/wordml" w:rsidTr="4885B4A8" w14:paraId="444EFB90" wp14:textId="77777777"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9304599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progress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bar</w:t>
            </w:r>
          </w:p>
        </w:tc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9E5D03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Sau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mỗi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bước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85D1F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width transition 500ms cubic-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bezier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(.4,0,.2,1).</w:t>
            </w:r>
          </w:p>
        </w:tc>
        <w:tc>
          <w:tcPr>
            <w:tcW w:w="2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E13DF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Cảm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giác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tiến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độ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rõ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ràng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khuyến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khích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hoàn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thành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</w:tr>
      <w:tr xmlns:wp14="http://schemas.microsoft.com/office/word/2010/wordml" w:rsidTr="4885B4A8" w14:paraId="64A35020" wp14:textId="77777777"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D840508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dot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active</w:t>
            </w:r>
          </w:p>
        </w:tc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9125A00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Chuyển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bước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5BA20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7px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tròn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→ pill 22px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rộng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 Duration 280ms ease.</w:t>
            </w:r>
          </w:p>
        </w:tc>
        <w:tc>
          <w:tcPr>
            <w:tcW w:w="2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668E5E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Indicator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vị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trí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trực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quan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</w:tr>
      <w:tr xmlns:wp14="http://schemas.microsoft.com/office/word/2010/wordml" w:rsidTr="4885B4A8" w14:paraId="0A892364" wp14:textId="77777777"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ABFAD5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shake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validation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)</w:t>
            </w:r>
          </w:p>
        </w:tc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D8ADC71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Next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chưa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406F69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translateX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±5px, 3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lần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, 380ms ease.</w:t>
            </w:r>
          </w:p>
        </w:tc>
        <w:tc>
          <w:tcPr>
            <w:tcW w:w="2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57E61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Feedback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lỗi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nhẹ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nhàng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alert(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).</w:t>
            </w:r>
          </w:p>
        </w:tc>
      </w:tr>
      <w:tr xmlns:wp14="http://schemas.microsoft.com/office/word/2010/wordml" w:rsidTr="4885B4A8" w14:paraId="0841CB96" wp14:textId="77777777"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38F05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pop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success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icon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)</w:t>
            </w:r>
          </w:p>
        </w:tc>
        <w:tc>
          <w:tcPr>
            <w:tcW w:w="2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1F91AA7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Submit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thành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công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D6ED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scale(.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4)→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scale(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1). 450ms cubic-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bezier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bounce (.175,.885,.32,1.275).</w:t>
            </w:r>
          </w:p>
        </w:tc>
        <w:tc>
          <w:tcPr>
            <w:tcW w:w="2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C071DB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Cảm giác thưởng, kết thúc tích cực.</w:t>
            </w:r>
          </w:p>
        </w:tc>
      </w:tr>
    </w:tbl>
    <w:p xmlns:wp14="http://schemas.microsoft.com/office/word/2010/wordml" w14:paraId="2946DB82" wp14:textId="77777777">
      <w:pPr>
        <w:spacing w:before="60" w:after="60"/>
      </w:pPr>
      <w:r/>
    </w:p>
    <w:p xmlns:wp14="http://schemas.microsoft.com/office/word/2010/wordml" w14:paraId="5997CC1D" wp14:textId="77777777">
      <w:r>
        <w:br/>
      </w:r>
    </w:p>
    <w:p xmlns:wp14="http://schemas.microsoft.com/office/word/2010/wordml" w14:paraId="300AF00E" wp14:textId="77777777">
      <w:pPr>
        <w:pStyle w:val="Heading1"/>
        <w:pBdr>
          <w:bottom w:val="single" w:color="FD6900" w:sz="3" w:space="4"/>
        </w:pBdr>
        <w:spacing w:before="360" w:after="140"/>
      </w:pPr>
      <w:r>
        <w:rPr>
          <w:rFonts w:ascii="Arial" w:hAnsi="Arial" w:eastAsia="Arial" w:cs="Arial"/>
          <w:b/>
          <w:bCs/>
          <w:color w:val="C85500"/>
          <w:sz w:val="30"/>
          <w:szCs w:val="30"/>
        </w:rPr>
        <w:t xml:space="preserve">8. Acceptance Criteria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00"/>
        <w:gridCol w:w="1600"/>
        <w:gridCol w:w="1926"/>
      </w:tblGrid>
      <w:tr xmlns:wp14="http://schemas.microsoft.com/office/word/2010/wordml" w:rsidTr="4885B4A8" w14:paraId="27D9A208" wp14:textId="77777777">
        <w:trPr>
          <w:tblHeader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97036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956203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Tiêu chí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4374A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Mức độ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D34FA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Nhánh áp dụng</w:t>
            </w:r>
          </w:p>
        </w:tc>
      </w:tr>
      <w:tr xmlns:wp14="http://schemas.microsoft.com/office/word/2010/wordml" w:rsidTr="4885B4A8" w14:paraId="62474181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A380C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AC-01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2A07C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Form hiển thị duy nhất 1 lần khi user lần đầu mở app (first_open flag).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B002DAD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Must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FB4764E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34156FA2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CE72A5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AC-02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561360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1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phân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đúng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/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→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A;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chưa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→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B.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05FEC69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Must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8E81CB9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34F12D1E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780F25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AC-03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8F79DC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Nếu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người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quay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1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đổi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đáp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sang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khác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: flow reset,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lời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cũ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bị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xóa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223D69C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Must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3765046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7D6EA22B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DC8B21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AC-04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864B7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single/multi-select: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bắt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buộc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1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trước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tiếp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tục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DFA36B4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Must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8C956A7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2F53EC89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1B3331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AC-05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25F5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A5 (Pain points):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tối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3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lựa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— disable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các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option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còn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đủ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3.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2EF1A75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Must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58783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A</w:t>
            </w:r>
          </w:p>
        </w:tc>
      </w:tr>
      <w:tr xmlns:wp14="http://schemas.microsoft.com/office/word/2010/wordml" w:rsidTr="4885B4A8" w14:paraId="270C02B3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6A5EF6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AC-06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AB1E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8 (Liên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hệ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):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Họ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SĐT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bắt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buộc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KHÔNG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nút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bỏ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qua.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thể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submit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nếu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thiếu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2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trường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này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A6C1B34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Must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D489C3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 hai nhánh</w:t>
            </w:r>
          </w:p>
        </w:tc>
      </w:tr>
      <w:tr xmlns:wp14="http://schemas.microsoft.com/office/word/2010/wordml" w:rsidTr="4885B4A8" w14:paraId="2FEB0103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E8B23E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AC-07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81483B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Validate SĐT: đúng format VN (10 chữ số, bắt đầu 0 hoặc +84).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F6C0B36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Must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2DA23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 hai nhánh</w:t>
            </w:r>
          </w:p>
        </w:tc>
      </w:tr>
      <w:tr xmlns:wp14="http://schemas.microsoft.com/office/word/2010/wordml" w:rsidTr="4885B4A8" w14:paraId="37BE2334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C692E0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AC-08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5F8AD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Submit thành công → hiện màn hình cảm ơn. Nội dung khác nhau theo nhánh A/B.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DD334C3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Must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CD2FF0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 hai nhánh</w:t>
            </w:r>
          </w:p>
        </w:tc>
      </w:tr>
      <w:tr xmlns:wp14="http://schemas.microsoft.com/office/word/2010/wordml" w:rsidTr="4885B4A8" w14:paraId="706907DC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F9FCC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AC-09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33FAF5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Payload JSON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gửi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API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đúng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schema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định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nghĩa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ở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mục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6, bao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gồm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leadScore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3648807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Must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F31241C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1FDCE5CB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397DE8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AC-10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96CC5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A,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leadScore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&gt;= 75: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Tạo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lead CRM priority HOT +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gửi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Slack alert sales.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EA90B1A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Must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441BE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A</w:t>
            </w:r>
          </w:p>
        </w:tc>
      </w:tr>
      <w:tr xmlns:wp14="http://schemas.microsoft.com/office/word/2010/wordml" w:rsidTr="4885B4A8" w14:paraId="02424963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7C3AC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AC-11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0B8DF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B,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leadScore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40–74: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Tạo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lead CRM priority WARM +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thêm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email nurturing.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F125394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Must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4E81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B</w:t>
            </w:r>
          </w:p>
        </w:tc>
      </w:tr>
      <w:tr xmlns:wp14="http://schemas.microsoft.com/office/word/2010/wordml" w:rsidTr="4885B4A8" w14:paraId="05655E2F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E4510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AC-12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67F55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Nút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Quay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: disabled ở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1, enabled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từ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2.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back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từ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màn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hình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cảm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C6F12AA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Must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2E7D32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C1A5FA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46609682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5407DA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AC-13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D3965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Typewriter animation header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chạy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đúng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3 phrases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xoay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vòng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lỗi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chuyển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C0B84D2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>Should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A82430F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34BED04C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034068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AC-14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858DDD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Progress bar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step dots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cập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chính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xác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Tổng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hiển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thị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là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8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02BB280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>Should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4A07785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198651B2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A611F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AC-15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4A8085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Responsive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hoạt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động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đúng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màn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320px–768px.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bị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cắt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layout.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1B691C4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>Should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60B23A6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58069A80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FDF811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AC-16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7C036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Khi API submit fail: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hiển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thị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toast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lỗi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giữ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nguyên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dữ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liệu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nhập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phép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retry.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7236A78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>Should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FD75B4C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756AFFBB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01418A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AC-17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A7AE6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Analytics events: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survey_started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step_completed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kèm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step_number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),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survey_submitted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survey_branch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(A/B).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E85C5F2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>Should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57F17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09675E6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76DE96F7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FDBB9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AC-18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59AF9E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Khi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kết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nối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mạng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lưu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draft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local storage, sync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mạng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58EB47E4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888899"/>
                <w:sz w:val="19"/>
                <w:szCs w:val="19"/>
                <w:lang w:val="vi-VN"/>
              </w:rPr>
              <w:t>Nice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888899"/>
                <w:sz w:val="19"/>
                <w:szCs w:val="19"/>
                <w:lang w:val="vi-VN"/>
              </w:rPr>
              <w:t xml:space="preserve"> to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888899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38948FC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Cả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hai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</w:p>
        </w:tc>
      </w:tr>
      <w:tr xmlns:wp14="http://schemas.microsoft.com/office/word/2010/wordml" w:rsidTr="4885B4A8" w14:paraId="1D5EAE03" wp14:textId="77777777"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CDAC4D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AC-19</w:t>
            </w:r>
          </w:p>
        </w:tc>
        <w:tc>
          <w:tcPr>
            <w:tcW w:w="4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4CFC7D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A/B test: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thử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nghiệm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2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phiên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bản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hỏi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A5 (pain points)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để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hỏi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dữ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liệu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lượng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33536CB0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888899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888899"/>
                <w:sz w:val="19"/>
                <w:szCs w:val="19"/>
                <w:lang w:val="vi-VN"/>
              </w:rPr>
              <w:t>Nice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888899"/>
                <w:sz w:val="19"/>
                <w:szCs w:val="19"/>
                <w:lang w:val="vi-VN"/>
              </w:rPr>
              <w:t xml:space="preserve"> to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888899"/>
                <w:sz w:val="19"/>
                <w:szCs w:val="19"/>
                <w:lang w:val="vi-VN"/>
              </w:rPr>
              <w:t>Have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C8BBB6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888899"/>
                <w:sz w:val="19"/>
                <w:szCs w:val="19"/>
                <w:lang w:val="en-US"/>
              </w:rPr>
              <w:t xml:space="preserve"> A</w:t>
            </w:r>
          </w:p>
        </w:tc>
      </w:tr>
    </w:tbl>
    <w:p xmlns:wp14="http://schemas.microsoft.com/office/word/2010/wordml" w14:paraId="110FFD37" wp14:textId="77777777">
      <w:pPr>
        <w:spacing w:before="60" w:after="60"/>
      </w:pPr>
      <w:r/>
    </w:p>
    <w:p xmlns:wp14="http://schemas.microsoft.com/office/word/2010/wordml" w14:paraId="6B699379" wp14:textId="77777777">
      <w:r>
        <w:br/>
      </w:r>
    </w:p>
    <w:p xmlns:wp14="http://schemas.microsoft.com/office/word/2010/wordml" w:rsidP="4885B4A8" w14:paraId="5AAD89B6" wp14:textId="77777777">
      <w:pPr>
        <w:pStyle w:val="Heading1"/>
        <w:pBdr>
          <w:bottom w:val="single" w:color="FD6900" w:sz="3" w:space="4"/>
        </w:pBdr>
        <w:spacing w:before="360" w:after="140"/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</w:pP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9.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Câu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hỏi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mở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&amp;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Quyết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định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cần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thống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1"/>
          <w:bCs w:val="1"/>
          <w:color w:val="C85500"/>
          <w:sz w:val="30"/>
          <w:szCs w:val="30"/>
          <w:lang w:val="en-US"/>
        </w:rPr>
        <w:t>nhất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3000"/>
        <w:gridCol w:w="3000"/>
        <w:gridCol w:w="1400"/>
        <w:gridCol w:w="1046"/>
      </w:tblGrid>
      <w:tr xmlns:wp14="http://schemas.microsoft.com/office/word/2010/wordml" w:rsidTr="4885B4A8" w14:paraId="3F7041AE" wp14:textId="77777777">
        <w:trPr>
          <w:tblHeader/>
        </w:trPr>
        <w:tc>
          <w:tcPr>
            <w:tcW w:w="5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B8D6F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20A6318E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Vấn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đề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cần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quyết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định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671ABD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Phương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án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gợi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ý</w:t>
            </w:r>
          </w:p>
        </w:tc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A273C64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Chủ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sở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hữu</w:t>
            </w:r>
          </w:p>
        </w:tc>
        <w:tc>
          <w:tcPr>
            <w:tcW w:w="10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65F721A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vi-VN"/>
              </w:rPr>
              <w:t>Deadline</w:t>
            </w:r>
          </w:p>
        </w:tc>
      </w:tr>
      <w:tr xmlns:wp14="http://schemas.microsoft.com/office/word/2010/wordml" w:rsidTr="4885B4A8" w14:paraId="131576BF" wp14:textId="77777777">
        <w:tc>
          <w:tcPr>
            <w:tcW w:w="5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B20A0C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1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A1CECC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Người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thể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hoàn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toàn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đóng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form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thẳng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app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8E7B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Khuyến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nghị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đóng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Form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là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bắt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buộc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trước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app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lần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đầu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C52CB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PM</w:t>
            </w:r>
          </w:p>
        </w:tc>
        <w:tc>
          <w:tcPr>
            <w:tcW w:w="10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58ABEE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Sprint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1</w:t>
            </w:r>
          </w:p>
        </w:tc>
      </w:tr>
      <w:tr xmlns:wp14="http://schemas.microsoft.com/office/word/2010/wordml" w:rsidTr="4885B4A8" w14:paraId="1DA9A985" wp14:textId="77777777">
        <w:tc>
          <w:tcPr>
            <w:tcW w:w="5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44751B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2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882D5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thêm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trường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email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trong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8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FE731F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thể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thêm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nhưng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tùy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chọn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để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giảm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ma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sát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Email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nurturing automation.</w:t>
            </w:r>
          </w:p>
        </w:tc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3B2E76D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PM +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Sales</w:t>
            </w:r>
          </w:p>
        </w:tc>
        <w:tc>
          <w:tcPr>
            <w:tcW w:w="10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0C2FB8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Sprint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1</w:t>
            </w:r>
          </w:p>
        </w:tc>
      </w:tr>
      <w:tr xmlns:wp14="http://schemas.microsoft.com/office/word/2010/wordml" w:rsidTr="4885B4A8" w14:paraId="1C8BA21D" wp14:textId="77777777">
        <w:tc>
          <w:tcPr>
            <w:tcW w:w="5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778152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3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2C2F97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Lead score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cần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tính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thêm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điểm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từ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các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lời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cụ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thể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ví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dụ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số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ao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&gt; 10 = +10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điểm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)?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09212C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Khuyến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nghị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Xây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dựng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scoring matrix chi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tiết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theo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từng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đáp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4295BA4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PM +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Sales</w:t>
            </w:r>
          </w:p>
        </w:tc>
        <w:tc>
          <w:tcPr>
            <w:tcW w:w="10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6E215F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Sprint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2</w:t>
            </w:r>
          </w:p>
        </w:tc>
      </w:tr>
      <w:tr xmlns:wp14="http://schemas.microsoft.com/office/word/2010/wordml" w:rsidTr="4885B4A8" w14:paraId="32DD2606" wp14:textId="77777777">
        <w:tc>
          <w:tcPr>
            <w:tcW w:w="5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935FF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4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0FCE2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cần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checkbox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đồng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ý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điều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khoản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/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chính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sách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bảo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trước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submit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33DA6C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Về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pháp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thể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dạng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: "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Bằng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cách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gửi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form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này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bạn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đồng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ý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Mebieco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liên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hệ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."</w:t>
            </w:r>
          </w:p>
        </w:tc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DB8958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Legal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+ PM</w:t>
            </w:r>
          </w:p>
        </w:tc>
        <w:tc>
          <w:tcPr>
            <w:tcW w:w="10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FAB6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Sprint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1</w:t>
            </w:r>
          </w:p>
        </w:tc>
      </w:tr>
      <w:tr xmlns:wp14="http://schemas.microsoft.com/office/word/2010/wordml" w:rsidTr="4885B4A8" w14:paraId="1A60C6E3" wp14:textId="77777777">
        <w:tc>
          <w:tcPr>
            <w:tcW w:w="58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941E47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5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5F8811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Sau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submit,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người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dùng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thể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Profile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để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chỉnh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sửa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trả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lời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?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F91E0C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Thêm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roadmap: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màn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hình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"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Cập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tin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"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trong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Profile Settings.</w:t>
            </w:r>
          </w:p>
        </w:tc>
        <w:tc>
          <w:tcPr>
            <w:tcW w:w="1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B75FFA8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PM +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Dev</w:t>
            </w:r>
          </w:p>
        </w:tc>
        <w:tc>
          <w:tcPr>
            <w:tcW w:w="10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BB5269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>Sprint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vi-VN"/>
              </w:rPr>
              <w:t xml:space="preserve"> 3</w:t>
            </w:r>
          </w:p>
        </w:tc>
      </w:tr>
    </w:tbl>
    <w:p xmlns:wp14="http://schemas.microsoft.com/office/word/2010/wordml" w14:paraId="3FE9F23F" wp14:textId="77777777">
      <w:pPr>
        <w:spacing w:before="60" w:after="60"/>
      </w:pPr>
      <w:r/>
    </w:p>
    <w:p xmlns:wp14="http://schemas.microsoft.com/office/word/2010/wordml" w14:paraId="1F72F646" wp14:textId="77777777">
      <w:r>
        <w:br/>
      </w:r>
    </w:p>
    <w:p xmlns:wp14="http://schemas.microsoft.com/office/word/2010/wordml" w14:paraId="7CD6FD1E" wp14:textId="77777777">
      <w:pPr>
        <w:pStyle w:val="Heading1"/>
        <w:pBdr>
          <w:bottom w:val="single" w:color="FD6900" w:sz="3" w:space="4"/>
        </w:pBdr>
        <w:spacing w:before="360" w:after="140"/>
      </w:pPr>
      <w:r>
        <w:rPr>
          <w:rFonts w:ascii="Arial" w:hAnsi="Arial" w:eastAsia="Arial" w:cs="Arial"/>
          <w:b/>
          <w:bCs/>
          <w:color w:val="C85500"/>
          <w:sz w:val="30"/>
          <w:szCs w:val="30"/>
        </w:rPr>
        <w:t xml:space="preserve">10. Changelog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700"/>
        <w:gridCol w:w="1926"/>
      </w:tblGrid>
      <w:tr xmlns:wp14="http://schemas.microsoft.com/office/word/2010/wordml" w:rsidTr="4885B4A8" w14:paraId="31E06900" wp14:textId="77777777">
        <w:trPr>
          <w:tblHeader/>
        </w:trPr>
        <w:tc>
          <w:tcPr>
            <w:tcW w:w="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6B814A1E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vi-VN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vi-VN"/>
              </w:rPr>
              <w:t>Version</w:t>
            </w:r>
          </w:p>
        </w:tc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78FDA12B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Ngày</w:t>
            </w:r>
          </w:p>
        </w:tc>
        <w:tc>
          <w:tcPr>
            <w:tcW w:w="4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470156E6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Nội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dung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thay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đổi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D69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88400B9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Người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thực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hiện</w:t>
            </w:r>
          </w:p>
        </w:tc>
      </w:tr>
      <w:tr xmlns:wp14="http://schemas.microsoft.com/office/word/2010/wordml" w:rsidTr="4885B4A8" w14:paraId="4823B209" wp14:textId="77777777">
        <w:tc>
          <w:tcPr>
            <w:tcW w:w="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0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863A7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C85500"/>
                <w:sz w:val="19"/>
                <w:szCs w:val="19"/>
              </w:rPr>
              <w:t xml:space="preserve">v2.0</w:t>
            </w:r>
          </w:p>
        </w:tc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1BA38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2E"/>
                <w:sz w:val="19"/>
                <w:szCs w:val="19"/>
              </w:rPr>
              <w:t xml:space="preserve">22/4/2026</w:t>
            </w:r>
          </w:p>
        </w:tc>
        <w:tc>
          <w:tcPr>
            <w:tcW w:w="4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1C2E15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Cập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toàn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diện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Sửa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phân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loại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lead score (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người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đang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nuôi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=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cao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nhất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).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Tăng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từ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6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8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/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Bỏ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nút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"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Bỏ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qua" ở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bước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liên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hệ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Thêm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về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kinh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nghiệm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(A4),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cụ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quản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lý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(A6),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rào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cản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(B3),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nguồn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tìm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kiếm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tin (B7).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Cập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nhật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icon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chính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xác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Sửa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UI: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phân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loại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không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hiện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"1/1",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nút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Tiếp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theo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bình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thường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8A5E2F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Mebieco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Product Team</w:t>
            </w:r>
          </w:p>
        </w:tc>
      </w:tr>
      <w:tr xmlns:wp14="http://schemas.microsoft.com/office/word/2010/wordml" w:rsidTr="4885B4A8" w14:paraId="031E714C" wp14:textId="77777777">
        <w:tc>
          <w:tcPr>
            <w:tcW w:w="9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792D3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4A4A6A"/>
                <w:sz w:val="19"/>
                <w:szCs w:val="19"/>
              </w:rPr>
              <w:t xml:space="preserve">v1.0</w:t>
            </w:r>
          </w:p>
        </w:tc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P="4885B4A8" w14:paraId="1AE216A3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Phiên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bản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trước</w:t>
            </w:r>
          </w:p>
        </w:tc>
        <w:tc>
          <w:tcPr>
            <w:tcW w:w="4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64F03F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Bản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khởi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tạo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6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câu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/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nhánh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.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Có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nút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bỏ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qua. Lead score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chưa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đúng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.</w:t>
            </w:r>
          </w:p>
        </w:tc>
        <w:tc>
          <w:tcPr>
            <w:tcW w:w="19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FA9A" wp14:textId="77777777">
            <w:pPr>
              <w:spacing w:before="0" w:after="0"/>
              <w:jc w:val="left"/>
            </w:pP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>Mebieco</w:t>
            </w:r>
            <w:r w:rsidRPr="4885B4A8" w:rsidR="4885B4A8"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  <w:lang w:val="en-US"/>
              </w:rPr>
              <w:t xml:space="preserve"> Product Team</w:t>
            </w:r>
          </w:p>
        </w:tc>
      </w:tr>
    </w:tbl>
    <w:p xmlns:wp14="http://schemas.microsoft.com/office/word/2010/wordml" w14:paraId="08CE6F91" wp14:textId="77777777">
      <w:pPr>
        <w:spacing w:before="100" w:after="100"/>
      </w:pPr>
      <w:r/>
    </w:p>
    <w:p xmlns:wp14="http://schemas.microsoft.com/office/word/2010/wordml" w14:paraId="61CDCEAD" wp14:textId="77777777">
      <w:pPr>
        <w:pBdr>
          <w:bottom w:val="single" w:color="EEEEEE" w:sz="2" w:space="1"/>
        </w:pBdr>
        <w:spacing w:before="180" w:after="180"/>
      </w:pPr>
    </w:p>
    <w:p xmlns:wp14="http://schemas.microsoft.com/office/word/2010/wordml" w14:paraId="65471556" wp14:textId="77777777">
      <w:pPr>
        <w:spacing w:before="100" w:after="60"/>
      </w:pP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>Mebieco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 xml:space="preserve"> — Tài 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>liệu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>nội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>bộ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 xml:space="preserve">. 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>Không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>phát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>tán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>ra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 xml:space="preserve"> 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>ngoài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 xml:space="preserve">. © 2025 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>Mebieco</w:t>
      </w:r>
      <w:r w:rsidRPr="4885B4A8" w:rsidR="4885B4A8">
        <w:rPr>
          <w:rFonts w:ascii="Arial" w:hAnsi="Arial" w:eastAsia="Arial" w:cs="Arial"/>
          <w:b w:val="0"/>
          <w:bCs w:val="0"/>
          <w:i w:val="1"/>
          <w:iCs w:val="1"/>
          <w:color w:val="888899"/>
          <w:sz w:val="17"/>
          <w:szCs w:val="17"/>
          <w:lang w:val="en-US"/>
        </w:rPr>
        <w:t>. All rights reserved.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4885B4A8" w14:paraId="23126A6E" wp14:textId="77777777">
    <w:pPr>
      <w:pBdr>
        <w:top w:val="single" w:color="EEEEEE" w:sz="2" w:space="4"/>
      </w:pBdr>
      <w:tabs>
        <w:tab w:val="right" w:pos="9026"/>
      </w:tabs>
      <w:spacing w:before="80" w:after="0"/>
      <w:rPr>
        <w:lang w:val="en-US"/>
      </w:rPr>
    </w:pPr>
    <w:r w:rsidRPr="4885B4A8" w:rsidR="4885B4A8">
      <w:rPr>
        <w:rFonts w:ascii="Arial" w:hAnsi="Arial" w:eastAsia="Arial" w:cs="Arial"/>
        <w:color w:val="888899"/>
        <w:sz w:val="17"/>
        <w:szCs w:val="17"/>
        <w:lang w:val="en-US"/>
      </w:rPr>
      <w:t>Mebieco — Bảo mật nội bộ. Không phát tán ra ngoài.</w:t>
    </w:r>
    <w:r w:rsidRPr="4885B4A8" w:rsidR="4885B4A8">
      <w:rPr>
        <w:rFonts w:ascii="Arial" w:hAnsi="Arial" w:eastAsia="Arial" w:cs="Arial"/>
        <w:color w:val="888899"/>
        <w:sz w:val="17"/>
        <w:szCs w:val="17"/>
        <w:lang w:val="en-US"/>
      </w:rPr>
      <w:t xml:space="preserve">Trang </w:t>
    </w:r>
    <w:r w:rsidRPr="4885B4A8">
      <w:rPr>
        <w:rFonts w:ascii="Arial" w:hAnsi="Arial" w:eastAsia="Arial" w:cs="Arial"/>
        <w:color w:val="888899"/>
        <w:sz w:val="17"/>
        <w:szCs w:val="17"/>
        <w:lang w:val="en-US"/>
      </w:rPr>
      <w:fldChar w:fldCharType="begin"/>
    </w:r>
    <w:r w:rsidRPr="4885B4A8">
      <w:rPr>
        <w:rFonts w:ascii="Arial" w:hAnsi="Arial" w:eastAsia="Arial" w:cs="Arial"/>
        <w:color w:val="888899"/>
        <w:sz w:val="17"/>
        <w:szCs w:val="17"/>
      </w:rPr>
      <w:instrText xml:space="preserve">PAGE</w:instrText>
    </w:r>
    <w:r w:rsidRPr="4885B4A8">
      <w:rPr>
        <w:rFonts w:ascii="Arial" w:hAnsi="Arial" w:eastAsia="Arial" w:cs="Arial"/>
        <w:color w:val="888899"/>
        <w:sz w:val="17"/>
        <w:szCs w:val="17"/>
      </w:rPr>
      <w:fldChar w:fldCharType="separate"/>
    </w:r>
    <w:r w:rsidRPr="4885B4A8">
      <w:rPr>
        <w:rFonts w:ascii="Arial" w:hAnsi="Arial" w:eastAsia="Arial" w:cs="Arial"/>
        <w:color w:val="888899"/>
        <w:sz w:val="17"/>
        <w:szCs w:val="17"/>
        <w:lang w:val="en-US"/>
      </w:rPr>
      <w:fldChar w:fldCharType="end"/>
    </w:r>
    <w:r w:rsidRPr="4885B4A8" w:rsidR="4885B4A8">
      <w:rPr>
        <w:rFonts w:ascii="Arial" w:hAnsi="Arial" w:eastAsia="Arial" w:cs="Arial"/>
        <w:color w:val="888899"/>
        <w:sz w:val="17"/>
        <w:szCs w:val="17"/>
        <w:lang w:val="en-US"/>
      </w:rPr>
      <w:t xml:space="preserve"> / </w:t>
    </w:r>
    <w:r w:rsidRPr="4885B4A8">
      <w:rPr>
        <w:rFonts w:ascii="Arial" w:hAnsi="Arial" w:eastAsia="Arial" w:cs="Arial"/>
        <w:color w:val="888899"/>
        <w:sz w:val="17"/>
        <w:szCs w:val="17"/>
        <w:lang w:val="en-US"/>
      </w:rPr>
      <w:fldChar w:fldCharType="begin"/>
    </w:r>
    <w:r w:rsidRPr="4885B4A8">
      <w:rPr>
        <w:rFonts w:ascii="Arial" w:hAnsi="Arial" w:eastAsia="Arial" w:cs="Arial"/>
        <w:color w:val="888899"/>
        <w:sz w:val="17"/>
        <w:szCs w:val="17"/>
      </w:rPr>
      <w:instrText xml:space="preserve">NUMPAGES</w:instrText>
    </w:r>
    <w:r w:rsidRPr="4885B4A8">
      <w:rPr>
        <w:rFonts w:ascii="Arial" w:hAnsi="Arial" w:eastAsia="Arial" w:cs="Arial"/>
        <w:color w:val="888899"/>
        <w:sz w:val="17"/>
        <w:szCs w:val="17"/>
      </w:rPr>
      <w:fldChar w:fldCharType="separate"/>
    </w:r>
    <w:r w:rsidRPr="4885B4A8">
      <w:rPr>
        <w:rFonts w:ascii="Arial" w:hAnsi="Arial" w:eastAsia="Arial" w:cs="Arial"/>
        <w:color w:val="888899"/>
        <w:sz w:val="17"/>
        <w:szCs w:val="17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4885B4A8" w14:paraId="6ECE0D1F" wp14:textId="77777777">
    <w:pPr>
      <w:pBdr>
        <w:bottom w:val="single" w:color="FD6900" w:sz="2" w:space="4"/>
      </w:pBdr>
      <w:tabs>
        <w:tab w:val="right" w:pos="9026"/>
      </w:tabs>
      <w:spacing w:before="0" w:after="80"/>
    </w:pPr>
    <w:r w:rsidRPr="4885B4A8" w:rsidR="4885B4A8">
      <w:rPr>
        <w:rFonts w:ascii="Arial" w:hAnsi="Arial" w:eastAsia="Arial" w:cs="Arial"/>
        <w:color w:val="888899"/>
        <w:sz w:val="17"/>
        <w:szCs w:val="17"/>
        <w:lang w:val="en-US"/>
      </w:rPr>
      <w:t>MEBIECO  |  Tài liệu nghiệp vụ nội bộ</w:t>
    </w:r>
    <w:r w:rsidRPr="4885B4A8" w:rsidR="4885B4A8">
      <w:rPr>
        <w:rFonts w:ascii="Arial" w:hAnsi="Arial" w:eastAsia="Arial" w:cs="Arial"/>
        <w:color w:val="FD6900"/>
        <w:sz w:val="17"/>
        <w:szCs w:val="17"/>
        <w:lang w:val="en-US"/>
      </w:rPr>
      <w:t>Form Khảo Sát Khách Hàng —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5ada7a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e94c6c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5C91A1A"/>
  <w15:docId w15:val="{200B47DC-F506-4965-AE4B-FC0A8EDB9531}"/>
  <w:rsids>
    <w:rsidRoot w:val="007A584B"/>
    <w:rsid w:val="007A584B"/>
    <w:rsid w:val="0E7D7DDB"/>
    <w:rsid w:val="1250F7F3"/>
    <w:rsid w:val="138BA82E"/>
    <w:rsid w:val="138BA82E"/>
    <w:rsid w:val="1B49153A"/>
    <w:rsid w:val="1BB8AB53"/>
    <w:rsid w:val="282B0D52"/>
    <w:rsid w:val="29120868"/>
    <w:rsid w:val="2C50AA24"/>
    <w:rsid w:val="35BDDF9A"/>
    <w:rsid w:val="4573039F"/>
    <w:rsid w:val="4885B4A8"/>
    <w:rsid w:val="4BF55871"/>
    <w:rsid w:val="4D5F231F"/>
    <w:rsid w:val="4ED1DC01"/>
    <w:rsid w:val="60DCBD75"/>
    <w:rsid w:val="6115EBC3"/>
    <w:rsid w:val="66C5EDBF"/>
    <w:rsid w:val="6AD6A002"/>
    <w:rsid w:val="700E3D65"/>
    <w:rsid w:val="77B8D81F"/>
    <w:rsid w:val="78D4AA3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40"/>
      <w:outlineLvl w:val="0"/>
    </w:pPr>
    <w:rPr>
      <w:rFonts w:ascii="Arial" w:hAnsi="Arial" w:eastAsia="Arial" w:cs="Arial"/>
      <w:b/>
      <w:bCs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60" w:after="100"/>
      <w:outlineLvl w:val="1"/>
    </w:pPr>
    <w:rPr>
      <w:rFonts w:ascii="Arial" w:hAnsi="Arial" w:eastAsia="Arial" w:cs="Arial"/>
      <w:b/>
      <w:bCs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Đoàn Chí Tân - Lead QA/QC</lastModifiedBy>
  <revision>2</revision>
  <dcterms:created xsi:type="dcterms:W3CDTF">2026-04-22T03:04:03.2780000Z</dcterms:created>
  <dcterms:modified xsi:type="dcterms:W3CDTF">2026-04-22T07:16:35.6157127Z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